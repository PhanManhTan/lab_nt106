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DFA34" w14:textId="77777777" w:rsidR="0033165A" w:rsidRDefault="0033165A" w:rsidP="00052098">
      <w:pPr>
        <w:pStyle w:val="Title"/>
        <w:ind w:firstLine="0"/>
        <w:rPr>
          <w:rFonts w:ascii="Roboto Condensed" w:hAnsi="Roboto Condensed"/>
          <w:color w:val="01579B"/>
          <w:sz w:val="44"/>
          <w:szCs w:val="44"/>
        </w:rPr>
      </w:pPr>
    </w:p>
    <w:p w14:paraId="29B9CC3F" w14:textId="016B627D" w:rsidR="00B16956" w:rsidRPr="00096AF9" w:rsidRDefault="00B16956" w:rsidP="00052098">
      <w:pPr>
        <w:pStyle w:val="Title"/>
        <w:ind w:firstLine="0"/>
        <w:rPr>
          <w:rFonts w:ascii="Roboto Condensed" w:hAnsi="Roboto Condensed"/>
          <w:color w:val="01579B"/>
          <w:sz w:val="44"/>
          <w:szCs w:val="44"/>
        </w:rPr>
      </w:pPr>
      <w:r w:rsidRPr="00096AF9">
        <w:rPr>
          <w:rFonts w:ascii="Roboto Condensed" w:hAnsi="Roboto Condensed"/>
          <w:color w:val="01579B"/>
          <w:sz w:val="44"/>
          <w:szCs w:val="44"/>
        </w:rPr>
        <w:t>BÁO CÁO THỰC HÀNH</w:t>
      </w:r>
    </w:p>
    <w:sdt>
      <w:sdtPr>
        <w:rPr>
          <w:rFonts w:ascii="Roboto Condensed" w:hAnsi="Roboto Condensed" w:cstheme="minorHAnsi"/>
          <w:b/>
          <w:sz w:val="30"/>
          <w:szCs w:val="30"/>
        </w:rPr>
        <w:alias w:val="Title"/>
        <w:tag w:val=""/>
        <w:id w:val="-488405475"/>
        <w:placeholder>
          <w:docPart w:val="AABC6BA1051B4955A54906F61CE636D6"/>
        </w:placeholder>
        <w:dataBinding w:prefixMappings="xmlns:ns0='http://purl.org/dc/elements/1.1/' xmlns:ns1='http://schemas.openxmlformats.org/package/2006/metadata/core-properties' " w:xpath="/ns1:coreProperties[1]/ns0:title[1]" w:storeItemID="{6C3C8BC8-F283-45AE-878A-BAB7291924A1}"/>
        <w:text/>
      </w:sdtPr>
      <w:sdtEndPr/>
      <w:sdtContent>
        <w:p w14:paraId="1DF5CFC6" w14:textId="2E159CF3" w:rsidR="00422EC5" w:rsidRPr="00096AF9" w:rsidRDefault="00422EC5" w:rsidP="00422EC5">
          <w:pPr>
            <w:ind w:firstLine="0"/>
            <w:jc w:val="center"/>
            <w:rPr>
              <w:rFonts w:ascii="Roboto Condensed" w:hAnsi="Roboto Condensed" w:cstheme="minorHAnsi"/>
              <w:b/>
              <w:lang w:val="vi-VN"/>
            </w:rPr>
          </w:pPr>
          <w:r w:rsidRPr="00096AF9">
            <w:rPr>
              <w:rFonts w:ascii="Roboto Condensed" w:hAnsi="Roboto Condensed" w:cstheme="minorHAnsi"/>
              <w:b/>
              <w:sz w:val="30"/>
              <w:szCs w:val="30"/>
            </w:rPr>
            <w:t xml:space="preserve">Bài thực hành số </w:t>
          </w:r>
          <w:r w:rsidR="0066080A">
            <w:rPr>
              <w:rFonts w:ascii="Roboto Condensed" w:hAnsi="Roboto Condensed" w:cstheme="minorHAnsi"/>
              <w:b/>
              <w:sz w:val="30"/>
              <w:szCs w:val="30"/>
            </w:rPr>
            <w:t>01</w:t>
          </w:r>
          <w:r w:rsidR="00D317BA" w:rsidRPr="00096AF9">
            <w:rPr>
              <w:rFonts w:ascii="Roboto Condensed" w:hAnsi="Roboto Condensed" w:cstheme="minorHAnsi"/>
              <w:b/>
              <w:sz w:val="30"/>
              <w:szCs w:val="30"/>
            </w:rPr>
            <w:t xml:space="preserve">: </w:t>
          </w:r>
          <w:r w:rsidR="0083584E">
            <w:rPr>
              <w:rFonts w:ascii="Roboto Condensed" w:hAnsi="Roboto Condensed" w:cstheme="minorHAnsi"/>
              <w:b/>
              <w:sz w:val="30"/>
              <w:szCs w:val="30"/>
            </w:rPr>
            <w:t>Lập trình c# và Windowns Form cơ bản</w:t>
          </w:r>
        </w:p>
      </w:sdtContent>
    </w:sdt>
    <w:p w14:paraId="14CD2AF6" w14:textId="77777777" w:rsidR="00422EC5" w:rsidRDefault="00422EC5" w:rsidP="00052098">
      <w:pPr>
        <w:ind w:firstLine="0"/>
        <w:jc w:val="center"/>
        <w:rPr>
          <w:b/>
        </w:rPr>
      </w:pPr>
    </w:p>
    <w:p w14:paraId="5D5A738F" w14:textId="0C9F65B6" w:rsidR="00295F41" w:rsidRPr="007440B5" w:rsidRDefault="00295F41" w:rsidP="00422EC5">
      <w:pPr>
        <w:ind w:firstLine="0"/>
        <w:jc w:val="left"/>
        <w:rPr>
          <w:rFonts w:ascii="Roboto Condensed" w:hAnsi="Roboto Condensed"/>
        </w:rPr>
      </w:pPr>
      <w:r w:rsidRPr="007440B5">
        <w:rPr>
          <w:rFonts w:ascii="Roboto Condensed" w:hAnsi="Roboto Condensed"/>
          <w:b/>
          <w:bCs/>
        </w:rPr>
        <w:t>Môn học:</w:t>
      </w:r>
      <w:r w:rsidRPr="007440B5">
        <w:rPr>
          <w:rFonts w:ascii="Roboto Condensed" w:hAnsi="Roboto Condensed"/>
        </w:rPr>
        <w:t xml:space="preserve"> </w:t>
      </w:r>
      <w:r w:rsidR="0066080A">
        <w:rPr>
          <w:rFonts w:ascii="Roboto Condensed" w:hAnsi="Roboto Condensed"/>
          <w:bCs/>
        </w:rPr>
        <w:t>Lập trình mạng căn bản</w:t>
      </w:r>
    </w:p>
    <w:p w14:paraId="7DA9213F" w14:textId="3C5D0CCF" w:rsidR="00422EC5" w:rsidRPr="007440B5" w:rsidRDefault="00422EC5" w:rsidP="00422EC5">
      <w:pPr>
        <w:ind w:firstLine="0"/>
        <w:jc w:val="left"/>
        <w:rPr>
          <w:rFonts w:ascii="Roboto Condensed" w:hAnsi="Roboto Condensed"/>
          <w:b/>
          <w:lang w:val="vi-VN"/>
        </w:rPr>
      </w:pPr>
      <w:r w:rsidRPr="007440B5">
        <w:rPr>
          <w:rFonts w:ascii="Roboto Condensed" w:hAnsi="Roboto Condensed"/>
          <w:b/>
        </w:rPr>
        <w:t xml:space="preserve">Lớp: </w:t>
      </w:r>
      <w:r w:rsidR="00096AF9" w:rsidRPr="007440B5">
        <w:rPr>
          <w:rFonts w:ascii="Roboto Condensed" w:hAnsi="Roboto Condensed"/>
          <w:bCs/>
        </w:rPr>
        <w:t>N</w:t>
      </w:r>
      <w:r w:rsidR="0066080A">
        <w:rPr>
          <w:rFonts w:ascii="Roboto Condensed" w:hAnsi="Roboto Condensed"/>
          <w:bCs/>
        </w:rPr>
        <w:t>T106.P12.1</w:t>
      </w:r>
    </w:p>
    <w:p w14:paraId="7C712B0A" w14:textId="77777777" w:rsidR="001230F6" w:rsidRDefault="001230F6" w:rsidP="00052098">
      <w:pPr>
        <w:ind w:firstLine="0"/>
        <w:jc w:val="center"/>
        <w:rPr>
          <w:b/>
          <w:color w:val="FF0000"/>
        </w:rPr>
      </w:pPr>
    </w:p>
    <w:p w14:paraId="604AEBF6" w14:textId="78FF492B" w:rsidR="00DE0762" w:rsidRPr="00096AF9" w:rsidRDefault="00A403AA" w:rsidP="00AE6D86">
      <w:pPr>
        <w:pStyle w:val="ListParagraph"/>
        <w:numPr>
          <w:ilvl w:val="0"/>
          <w:numId w:val="0"/>
        </w:numPr>
        <w:tabs>
          <w:tab w:val="left" w:pos="6480"/>
        </w:tabs>
        <w:spacing w:after="160" w:line="259" w:lineRule="auto"/>
        <w:rPr>
          <w:rFonts w:ascii="Roboto Condensed" w:hAnsi="Roboto Condensed"/>
          <w:b/>
          <w:sz w:val="32"/>
          <w:szCs w:val="32"/>
          <w:u w:val="single"/>
        </w:rPr>
      </w:pPr>
      <w:r w:rsidRPr="00096AF9">
        <w:rPr>
          <w:rFonts w:ascii="Roboto Condensed" w:hAnsi="Roboto Condensed"/>
          <w:b/>
          <w:sz w:val="32"/>
          <w:szCs w:val="32"/>
          <w:u w:val="single"/>
        </w:rPr>
        <w:t>THÀNH VIÊN THỰC HIỆN</w:t>
      </w:r>
      <w:r w:rsidR="00AA2727" w:rsidRPr="00096AF9">
        <w:rPr>
          <w:rFonts w:ascii="Roboto Condensed" w:hAnsi="Roboto Condensed"/>
          <w:b/>
          <w:sz w:val="32"/>
          <w:szCs w:val="32"/>
          <w:u w:val="single"/>
        </w:rPr>
        <w:t xml:space="preserve"> (Nhóm </w:t>
      </w:r>
      <w:r w:rsidR="00633177">
        <w:rPr>
          <w:rFonts w:ascii="Roboto Condensed" w:hAnsi="Roboto Condensed"/>
          <w:b/>
          <w:sz w:val="32"/>
          <w:szCs w:val="32"/>
          <w:u w:val="single"/>
        </w:rPr>
        <w:t>05</w:t>
      </w:r>
      <w:r w:rsidR="00AA2727" w:rsidRPr="00096AF9">
        <w:rPr>
          <w:rFonts w:ascii="Roboto Condensed" w:hAnsi="Roboto Condensed"/>
          <w:b/>
          <w:sz w:val="32"/>
          <w:szCs w:val="32"/>
          <w:u w:val="single"/>
        </w:rPr>
        <w:t>)</w:t>
      </w:r>
      <w:r w:rsidR="00B16956" w:rsidRPr="00096AF9">
        <w:rPr>
          <w:rFonts w:ascii="Roboto Condensed" w:hAnsi="Roboto Condensed"/>
          <w:b/>
          <w:sz w:val="32"/>
          <w:szCs w:val="32"/>
          <w:u w:val="single"/>
        </w:rPr>
        <w:t>:</w:t>
      </w:r>
    </w:p>
    <w:tbl>
      <w:tblPr>
        <w:tblW w:w="5712"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4"/>
        <w:gridCol w:w="2746"/>
        <w:gridCol w:w="2212"/>
      </w:tblGrid>
      <w:tr w:rsidR="004118F9" w:rsidRPr="00096AF9" w14:paraId="00A192D9" w14:textId="2F744611" w:rsidTr="005461C9">
        <w:trPr>
          <w:trHeight w:val="282"/>
        </w:trPr>
        <w:tc>
          <w:tcPr>
            <w:tcW w:w="754" w:type="dxa"/>
            <w:shd w:val="clear" w:color="auto" w:fill="FFAB91"/>
          </w:tcPr>
          <w:p w14:paraId="395D9C2D" w14:textId="06F0C633" w:rsidR="00FF1E43" w:rsidRPr="00096AF9" w:rsidRDefault="00FF1E43" w:rsidP="00096AF9">
            <w:pPr>
              <w:tabs>
                <w:tab w:val="left" w:pos="624"/>
              </w:tabs>
              <w:spacing w:before="40" w:after="40"/>
              <w:ind w:firstLine="0"/>
              <w:jc w:val="center"/>
              <w:rPr>
                <w:b/>
              </w:rPr>
            </w:pPr>
            <w:r w:rsidRPr="00096AF9">
              <w:rPr>
                <w:b/>
              </w:rPr>
              <w:t>STT</w:t>
            </w:r>
          </w:p>
        </w:tc>
        <w:tc>
          <w:tcPr>
            <w:tcW w:w="2746" w:type="dxa"/>
            <w:shd w:val="clear" w:color="auto" w:fill="FFAB91"/>
          </w:tcPr>
          <w:p w14:paraId="2450D6E3" w14:textId="69493AB2" w:rsidR="00FF1E43" w:rsidRPr="00096AF9" w:rsidRDefault="00FF1E43" w:rsidP="00096AF9">
            <w:pPr>
              <w:tabs>
                <w:tab w:val="left" w:pos="6480"/>
              </w:tabs>
              <w:spacing w:before="40" w:after="40"/>
              <w:ind w:firstLine="0"/>
              <w:rPr>
                <w:b/>
              </w:rPr>
            </w:pPr>
            <w:r w:rsidRPr="00096AF9">
              <w:rPr>
                <w:b/>
              </w:rPr>
              <w:t>Họ và tên</w:t>
            </w:r>
          </w:p>
        </w:tc>
        <w:tc>
          <w:tcPr>
            <w:tcW w:w="2212" w:type="dxa"/>
            <w:tcBorders>
              <w:right w:val="single" w:sz="4" w:space="0" w:color="auto"/>
            </w:tcBorders>
            <w:shd w:val="clear" w:color="auto" w:fill="FFAB91"/>
          </w:tcPr>
          <w:p w14:paraId="4C5090D7" w14:textId="33A7CE9B" w:rsidR="00FF1E43" w:rsidRPr="00096AF9" w:rsidRDefault="00FF1E43" w:rsidP="00096AF9">
            <w:pPr>
              <w:tabs>
                <w:tab w:val="left" w:pos="6480"/>
              </w:tabs>
              <w:spacing w:before="40" w:after="40"/>
              <w:ind w:firstLine="0"/>
              <w:jc w:val="center"/>
              <w:rPr>
                <w:b/>
              </w:rPr>
            </w:pPr>
            <w:r w:rsidRPr="00096AF9">
              <w:rPr>
                <w:b/>
              </w:rPr>
              <w:t>MSSV</w:t>
            </w:r>
          </w:p>
        </w:tc>
      </w:tr>
      <w:tr w:rsidR="004118F9" w:rsidRPr="00096AF9" w14:paraId="1CAB62E8" w14:textId="207E35BE" w:rsidTr="0040699C">
        <w:trPr>
          <w:trHeight w:val="282"/>
        </w:trPr>
        <w:tc>
          <w:tcPr>
            <w:tcW w:w="754" w:type="dxa"/>
          </w:tcPr>
          <w:p w14:paraId="62A1CBCD" w14:textId="3EAC1CCE" w:rsidR="00FF1E43" w:rsidRPr="00096AF9" w:rsidRDefault="00FF1E43" w:rsidP="00096AF9">
            <w:pPr>
              <w:tabs>
                <w:tab w:val="left" w:pos="6480"/>
              </w:tabs>
              <w:spacing w:before="40" w:after="40"/>
              <w:ind w:firstLine="0"/>
              <w:jc w:val="center"/>
            </w:pPr>
            <w:r w:rsidRPr="00096AF9">
              <w:t>1</w:t>
            </w:r>
          </w:p>
        </w:tc>
        <w:tc>
          <w:tcPr>
            <w:tcW w:w="2746" w:type="dxa"/>
          </w:tcPr>
          <w:p w14:paraId="77B2AD33" w14:textId="0BDC5E0B" w:rsidR="00FF1E43" w:rsidRPr="00096AF9" w:rsidRDefault="0066080A" w:rsidP="00096AF9">
            <w:pPr>
              <w:tabs>
                <w:tab w:val="left" w:pos="6480"/>
              </w:tabs>
              <w:spacing w:before="40" w:after="40"/>
              <w:ind w:firstLine="5"/>
            </w:pPr>
            <w:r>
              <w:t>Phan Mạnh Tân</w:t>
            </w:r>
          </w:p>
        </w:tc>
        <w:tc>
          <w:tcPr>
            <w:tcW w:w="2212" w:type="dxa"/>
            <w:tcBorders>
              <w:right w:val="single" w:sz="4" w:space="0" w:color="auto"/>
            </w:tcBorders>
          </w:tcPr>
          <w:p w14:paraId="6F74B605" w14:textId="70EB9351" w:rsidR="00FF1E43" w:rsidRPr="00096AF9" w:rsidRDefault="0066080A" w:rsidP="00096AF9">
            <w:pPr>
              <w:tabs>
                <w:tab w:val="left" w:pos="6480"/>
              </w:tabs>
              <w:spacing w:before="40" w:after="40"/>
              <w:ind w:firstLine="5"/>
              <w:jc w:val="center"/>
            </w:pPr>
            <w:r>
              <w:t>23521404</w:t>
            </w:r>
          </w:p>
        </w:tc>
      </w:tr>
      <w:tr w:rsidR="004118F9" w:rsidRPr="00096AF9" w14:paraId="012575EA" w14:textId="2ECC7603" w:rsidTr="0040699C">
        <w:trPr>
          <w:trHeight w:val="416"/>
        </w:trPr>
        <w:tc>
          <w:tcPr>
            <w:tcW w:w="754" w:type="dxa"/>
          </w:tcPr>
          <w:p w14:paraId="4B82F018" w14:textId="1B7AFE60" w:rsidR="00FF1E43" w:rsidRPr="00096AF9" w:rsidRDefault="00FF1E43" w:rsidP="00096AF9">
            <w:pPr>
              <w:tabs>
                <w:tab w:val="left" w:pos="6480"/>
              </w:tabs>
              <w:spacing w:before="40" w:after="40"/>
              <w:ind w:firstLine="0"/>
              <w:jc w:val="center"/>
            </w:pPr>
            <w:r w:rsidRPr="00096AF9">
              <w:t>2</w:t>
            </w:r>
          </w:p>
        </w:tc>
        <w:tc>
          <w:tcPr>
            <w:tcW w:w="2746" w:type="dxa"/>
          </w:tcPr>
          <w:p w14:paraId="1392C893" w14:textId="3AEC964B" w:rsidR="00FF1E43" w:rsidRPr="00096AF9" w:rsidRDefault="0066080A" w:rsidP="00096AF9">
            <w:pPr>
              <w:tabs>
                <w:tab w:val="left" w:pos="6480"/>
              </w:tabs>
              <w:spacing w:before="40" w:after="40"/>
              <w:ind w:firstLine="5"/>
            </w:pPr>
            <w:r>
              <w:t>Nguyễn Văn Sơn</w:t>
            </w:r>
          </w:p>
        </w:tc>
        <w:tc>
          <w:tcPr>
            <w:tcW w:w="2212" w:type="dxa"/>
            <w:tcBorders>
              <w:right w:val="single" w:sz="4" w:space="0" w:color="auto"/>
            </w:tcBorders>
          </w:tcPr>
          <w:p w14:paraId="0731347F" w14:textId="312B261D" w:rsidR="00FF1E43" w:rsidRPr="00096AF9" w:rsidRDefault="0066080A" w:rsidP="00096AF9">
            <w:pPr>
              <w:tabs>
                <w:tab w:val="left" w:pos="6480"/>
              </w:tabs>
              <w:spacing w:before="40" w:after="40"/>
              <w:ind w:firstLine="5"/>
              <w:jc w:val="center"/>
            </w:pPr>
            <w:r>
              <w:t>23521357</w:t>
            </w:r>
          </w:p>
        </w:tc>
      </w:tr>
      <w:tr w:rsidR="004118F9" w:rsidRPr="00096AF9" w14:paraId="4A36E145" w14:textId="74C8B0E2" w:rsidTr="0040699C">
        <w:trPr>
          <w:trHeight w:val="416"/>
        </w:trPr>
        <w:tc>
          <w:tcPr>
            <w:tcW w:w="754" w:type="dxa"/>
          </w:tcPr>
          <w:p w14:paraId="19072EB3" w14:textId="17203D2A" w:rsidR="00FF1E43" w:rsidRPr="00096AF9" w:rsidRDefault="0066080A" w:rsidP="00096AF9">
            <w:pPr>
              <w:tabs>
                <w:tab w:val="left" w:pos="6480"/>
              </w:tabs>
              <w:spacing w:before="40" w:after="40"/>
              <w:ind w:firstLine="0"/>
              <w:jc w:val="center"/>
            </w:pPr>
            <w:r>
              <w:t>3</w:t>
            </w:r>
          </w:p>
        </w:tc>
        <w:tc>
          <w:tcPr>
            <w:tcW w:w="2746" w:type="dxa"/>
          </w:tcPr>
          <w:p w14:paraId="43973C6E" w14:textId="227BC0E7" w:rsidR="00FF1E43" w:rsidRPr="00096AF9" w:rsidRDefault="0066080A" w:rsidP="00096AF9">
            <w:pPr>
              <w:tabs>
                <w:tab w:val="left" w:pos="6480"/>
              </w:tabs>
              <w:spacing w:before="40" w:after="40"/>
              <w:ind w:firstLine="5"/>
            </w:pPr>
            <w:r>
              <w:t>Bùi Ngọc Thái</w:t>
            </w:r>
          </w:p>
        </w:tc>
        <w:tc>
          <w:tcPr>
            <w:tcW w:w="2212" w:type="dxa"/>
            <w:tcBorders>
              <w:right w:val="single" w:sz="4" w:space="0" w:color="auto"/>
            </w:tcBorders>
          </w:tcPr>
          <w:p w14:paraId="1BF612AB" w14:textId="70D9085B" w:rsidR="00FF1E43" w:rsidRPr="00096AF9" w:rsidRDefault="0066080A" w:rsidP="00096AF9">
            <w:pPr>
              <w:tabs>
                <w:tab w:val="left" w:pos="6480"/>
              </w:tabs>
              <w:spacing w:before="40" w:after="40"/>
              <w:ind w:firstLine="5"/>
              <w:jc w:val="center"/>
            </w:pPr>
            <w:r>
              <w:t>23521412</w:t>
            </w:r>
          </w:p>
        </w:tc>
      </w:tr>
    </w:tbl>
    <w:tbl>
      <w:tblPr>
        <w:tblpPr w:leftFromText="180" w:rightFromText="180" w:vertAnchor="text" w:horzAnchor="page" w:tblpX="8543" w:tblpY="-1966"/>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5"/>
      </w:tblGrid>
      <w:tr w:rsidR="0040699C" w:rsidRPr="00A403AA" w14:paraId="35A1D987" w14:textId="77777777" w:rsidTr="005461C9">
        <w:trPr>
          <w:trHeight w:val="282"/>
        </w:trPr>
        <w:tc>
          <w:tcPr>
            <w:tcW w:w="2405" w:type="dxa"/>
            <w:shd w:val="clear" w:color="auto" w:fill="FFAB91"/>
          </w:tcPr>
          <w:p w14:paraId="6C69E5CD" w14:textId="44CCF53B" w:rsidR="0040699C" w:rsidRPr="007440B5" w:rsidRDefault="0040699C" w:rsidP="00096AF9">
            <w:pPr>
              <w:tabs>
                <w:tab w:val="left" w:pos="624"/>
              </w:tabs>
              <w:spacing w:before="40" w:after="40"/>
              <w:ind w:firstLine="0"/>
              <w:jc w:val="center"/>
              <w:rPr>
                <w:b/>
              </w:rPr>
            </w:pPr>
            <w:r w:rsidRPr="007440B5">
              <w:rPr>
                <w:b/>
              </w:rPr>
              <w:t>Điểm tự đánh giá</w:t>
            </w:r>
          </w:p>
        </w:tc>
      </w:tr>
      <w:tr w:rsidR="0040699C" w:rsidRPr="00A403AA" w14:paraId="60480B34" w14:textId="77777777" w:rsidTr="0040699C">
        <w:trPr>
          <w:trHeight w:val="966"/>
        </w:trPr>
        <w:tc>
          <w:tcPr>
            <w:tcW w:w="2405" w:type="dxa"/>
            <w:vAlign w:val="center"/>
          </w:tcPr>
          <w:p w14:paraId="1D22EF6E" w14:textId="1C01442B" w:rsidR="0040699C" w:rsidRPr="007440B5" w:rsidRDefault="00756D5F" w:rsidP="0040699C">
            <w:pPr>
              <w:tabs>
                <w:tab w:val="left" w:pos="6480"/>
              </w:tabs>
              <w:ind w:firstLine="0"/>
              <w:jc w:val="center"/>
              <w:rPr>
                <w:rFonts w:ascii="Roboto Condensed" w:hAnsi="Roboto Condensed"/>
                <w:b/>
                <w:bCs/>
                <w:color w:val="C00000"/>
                <w:sz w:val="40"/>
                <w:szCs w:val="40"/>
              </w:rPr>
            </w:pPr>
            <w:r>
              <w:rPr>
                <w:rFonts w:ascii="Roboto Condensed" w:hAnsi="Roboto Condensed"/>
                <w:b/>
                <w:bCs/>
                <w:color w:val="C00000"/>
                <w:sz w:val="40"/>
                <w:szCs w:val="40"/>
              </w:rPr>
              <w:t>9</w:t>
            </w:r>
          </w:p>
        </w:tc>
      </w:tr>
    </w:tbl>
    <w:p w14:paraId="47EDE157" w14:textId="77777777" w:rsidR="0040699C" w:rsidRPr="00A403AA" w:rsidRDefault="0040699C" w:rsidP="00D317BA">
      <w:pPr>
        <w:ind w:firstLine="0"/>
      </w:pPr>
    </w:p>
    <w:p w14:paraId="37889D95" w14:textId="589E782E" w:rsidR="00B16956" w:rsidRPr="00096AF9" w:rsidRDefault="004408CC" w:rsidP="00AE6D86">
      <w:pPr>
        <w:pStyle w:val="ListParagraph"/>
        <w:numPr>
          <w:ilvl w:val="0"/>
          <w:numId w:val="0"/>
        </w:numPr>
        <w:tabs>
          <w:tab w:val="left" w:pos="6480"/>
        </w:tabs>
        <w:spacing w:after="160" w:line="259" w:lineRule="auto"/>
        <w:rPr>
          <w:rFonts w:ascii="Roboto Condensed" w:hAnsi="Roboto Condensed"/>
          <w:b/>
          <w:sz w:val="32"/>
          <w:szCs w:val="32"/>
          <w:u w:val="single"/>
        </w:rPr>
      </w:pPr>
      <w:r w:rsidRPr="00096AF9">
        <w:rPr>
          <w:rFonts w:ascii="Roboto Condensed" w:hAnsi="Roboto Condensed"/>
          <w:b/>
          <w:sz w:val="32"/>
          <w:szCs w:val="32"/>
          <w:u w:val="single"/>
        </w:rPr>
        <w:t>ĐÁNH GIÁ KHÁC</w:t>
      </w:r>
      <w:r w:rsidR="00B16956" w:rsidRPr="00096AF9">
        <w:rPr>
          <w:rFonts w:ascii="Roboto Condensed" w:hAnsi="Roboto Condensed"/>
          <w:b/>
          <w:sz w:val="32"/>
          <w:szCs w:val="32"/>
          <w:u w:val="single"/>
        </w:rPr>
        <w:t>:</w:t>
      </w:r>
    </w:p>
    <w:tbl>
      <w:tblPr>
        <w:tblStyle w:val="TableGrid"/>
        <w:tblW w:w="9781" w:type="dxa"/>
        <w:tblInd w:w="-147" w:type="dxa"/>
        <w:tblLook w:val="04A0" w:firstRow="1" w:lastRow="0" w:firstColumn="1" w:lastColumn="0" w:noHBand="0" w:noVBand="1"/>
      </w:tblPr>
      <w:tblGrid>
        <w:gridCol w:w="3403"/>
        <w:gridCol w:w="6378"/>
      </w:tblGrid>
      <w:tr w:rsidR="00EC1ACB" w:rsidRPr="00096AF9" w14:paraId="20994405" w14:textId="77777777" w:rsidTr="0037162A">
        <w:trPr>
          <w:trHeight w:val="550"/>
        </w:trPr>
        <w:tc>
          <w:tcPr>
            <w:tcW w:w="3403" w:type="dxa"/>
            <w:vAlign w:val="center"/>
          </w:tcPr>
          <w:p w14:paraId="557708A7" w14:textId="6E239517" w:rsidR="00DF782F" w:rsidRPr="00096AF9" w:rsidRDefault="00DF782F" w:rsidP="00052098">
            <w:pPr>
              <w:spacing w:after="80"/>
              <w:ind w:firstLine="0"/>
            </w:pPr>
            <w:r w:rsidRPr="00096AF9">
              <w:t>Tổng thời gian thực hiện</w:t>
            </w:r>
          </w:p>
        </w:tc>
        <w:tc>
          <w:tcPr>
            <w:tcW w:w="6378" w:type="dxa"/>
          </w:tcPr>
          <w:p w14:paraId="0D0F576A" w14:textId="2D277EC2" w:rsidR="00DF782F" w:rsidRPr="00096AF9" w:rsidRDefault="00BD5F56" w:rsidP="00AA2727">
            <w:pPr>
              <w:spacing w:after="80"/>
              <w:ind w:firstLine="0"/>
            </w:pPr>
            <w:r>
              <w:t>10</w:t>
            </w:r>
            <w:r w:rsidR="00633177">
              <w:t xml:space="preserve"> ngày</w:t>
            </w:r>
          </w:p>
        </w:tc>
      </w:tr>
      <w:tr w:rsidR="00EC1ACB" w:rsidRPr="00096AF9" w14:paraId="1C400A5C" w14:textId="77777777" w:rsidTr="0037162A">
        <w:trPr>
          <w:trHeight w:val="970"/>
        </w:trPr>
        <w:tc>
          <w:tcPr>
            <w:tcW w:w="3403" w:type="dxa"/>
            <w:vAlign w:val="center"/>
          </w:tcPr>
          <w:p w14:paraId="69271EF6" w14:textId="37A1030E" w:rsidR="00FA580A" w:rsidRPr="00096AF9" w:rsidRDefault="00AA2727" w:rsidP="00052098">
            <w:pPr>
              <w:spacing w:after="80"/>
              <w:ind w:firstLine="0"/>
              <w:rPr>
                <w:i/>
                <w:iCs/>
              </w:rPr>
            </w:pPr>
            <w:r w:rsidRPr="00096AF9">
              <w:t>Phân chia công việc</w:t>
            </w:r>
          </w:p>
        </w:tc>
        <w:tc>
          <w:tcPr>
            <w:tcW w:w="6378" w:type="dxa"/>
          </w:tcPr>
          <w:p w14:paraId="2B1F503E" w14:textId="6136D67F" w:rsidR="00FA580A" w:rsidRDefault="00633177" w:rsidP="00AA2727">
            <w:pPr>
              <w:spacing w:after="80"/>
              <w:ind w:firstLine="0"/>
            </w:pPr>
            <w:r>
              <w:t>Phan Mạnh Tân: Bài 2,</w:t>
            </w:r>
            <w:r w:rsidR="00142CAA">
              <w:t xml:space="preserve"> </w:t>
            </w:r>
            <w:r>
              <w:t>3</w:t>
            </w:r>
            <w:r w:rsidR="00142CAA">
              <w:t>.</w:t>
            </w:r>
          </w:p>
          <w:p w14:paraId="45FF983A" w14:textId="3E4E699F" w:rsidR="00633177" w:rsidRDefault="00633177" w:rsidP="00AA2727">
            <w:pPr>
              <w:spacing w:after="80"/>
              <w:ind w:firstLine="0"/>
            </w:pPr>
            <w:r>
              <w:t xml:space="preserve">Nguyễn Văn Sơn: Bài </w:t>
            </w:r>
            <w:r w:rsidR="4A98C42C">
              <w:t>4</w:t>
            </w:r>
            <w:r w:rsidR="00142CAA">
              <w:t>.</w:t>
            </w:r>
          </w:p>
          <w:p w14:paraId="4389E5C2" w14:textId="378C69CC" w:rsidR="00633177" w:rsidRPr="00096AF9" w:rsidRDefault="00633177" w:rsidP="00AA2727">
            <w:pPr>
              <w:spacing w:after="80"/>
              <w:ind w:firstLine="0"/>
            </w:pPr>
            <w:r>
              <w:t xml:space="preserve">Bùi Ngọc Thái: Bài </w:t>
            </w:r>
            <w:r w:rsidR="6027DB64">
              <w:t xml:space="preserve">1, </w:t>
            </w:r>
            <w:r>
              <w:t>5</w:t>
            </w:r>
            <w:r w:rsidR="0006145F">
              <w:t xml:space="preserve"> </w:t>
            </w:r>
            <w:r>
              <w:t>+</w:t>
            </w:r>
            <w:r w:rsidR="0006145F">
              <w:t xml:space="preserve"> </w:t>
            </w:r>
            <w:r w:rsidR="001B265F">
              <w:t>Form điều hướng</w:t>
            </w:r>
            <w:r w:rsidR="00142CAA">
              <w:t>.</w:t>
            </w:r>
          </w:p>
        </w:tc>
      </w:tr>
      <w:tr w:rsidR="00EC1ACB" w:rsidRPr="00096AF9" w14:paraId="22E8B67F" w14:textId="77777777" w:rsidTr="0037162A">
        <w:trPr>
          <w:trHeight w:val="1639"/>
        </w:trPr>
        <w:tc>
          <w:tcPr>
            <w:tcW w:w="3403" w:type="dxa"/>
            <w:vAlign w:val="center"/>
          </w:tcPr>
          <w:p w14:paraId="4A56BAE0" w14:textId="77777777" w:rsidR="00DF782F" w:rsidRPr="00096AF9" w:rsidRDefault="00DF782F" w:rsidP="00052098">
            <w:pPr>
              <w:spacing w:after="80"/>
              <w:ind w:firstLine="0"/>
              <w:rPr>
                <w:i/>
                <w:iCs/>
              </w:rPr>
            </w:pPr>
            <w:r w:rsidRPr="00096AF9">
              <w:t xml:space="preserve">Ý kiến </w:t>
            </w:r>
            <w:r w:rsidRPr="00096AF9">
              <w:rPr>
                <w:i/>
                <w:iCs/>
              </w:rPr>
              <w:t>(nếu có)</w:t>
            </w:r>
          </w:p>
          <w:p w14:paraId="41ECFAA4" w14:textId="77777777" w:rsidR="00DF782F" w:rsidRPr="00096AF9" w:rsidRDefault="00DF782F" w:rsidP="00052098">
            <w:pPr>
              <w:spacing w:after="80"/>
              <w:ind w:firstLine="0"/>
            </w:pPr>
            <w:r w:rsidRPr="00096AF9">
              <w:t>+ Khó khăn</w:t>
            </w:r>
          </w:p>
          <w:p w14:paraId="6E3A8CC4" w14:textId="15D0069D" w:rsidR="00DF782F" w:rsidRPr="00096AF9" w:rsidRDefault="00DF782F" w:rsidP="00052098">
            <w:pPr>
              <w:spacing w:after="80"/>
              <w:ind w:firstLine="0"/>
            </w:pPr>
            <w:r w:rsidRPr="00096AF9">
              <w:t>+ Đề xuất</w:t>
            </w:r>
            <w:r w:rsidR="00FA580A" w:rsidRPr="00096AF9">
              <w:t>, kiến nghị</w:t>
            </w:r>
          </w:p>
        </w:tc>
        <w:tc>
          <w:tcPr>
            <w:tcW w:w="6378" w:type="dxa"/>
          </w:tcPr>
          <w:p w14:paraId="7CD217D1" w14:textId="261A622A" w:rsidR="00DF782F" w:rsidRPr="00096AF9" w:rsidRDefault="00DF782F" w:rsidP="00AA2727">
            <w:pPr>
              <w:spacing w:after="80"/>
              <w:ind w:firstLine="0"/>
            </w:pPr>
          </w:p>
        </w:tc>
      </w:tr>
    </w:tbl>
    <w:p w14:paraId="5BA13F87" w14:textId="77777777" w:rsidR="009444E2" w:rsidRDefault="009444E2" w:rsidP="00052098">
      <w:pPr>
        <w:ind w:firstLine="0"/>
        <w:jc w:val="center"/>
        <w:rPr>
          <w:bCs/>
          <w:sz w:val="24"/>
          <w:szCs w:val="24"/>
        </w:rPr>
      </w:pPr>
    </w:p>
    <w:p w14:paraId="0D391A37" w14:textId="6243450F" w:rsidR="00D823D7" w:rsidRDefault="00E07644" w:rsidP="49D4289B">
      <w:pPr>
        <w:ind w:firstLine="0"/>
        <w:jc w:val="center"/>
        <w:rPr>
          <w:bCs/>
        </w:rPr>
      </w:pPr>
      <w:r w:rsidRPr="007440B5">
        <w:rPr>
          <w:bCs/>
        </w:rPr>
        <w:t>Phần bên dưới của báo cáo này</w:t>
      </w:r>
      <w:r w:rsidR="004E460F" w:rsidRPr="007440B5">
        <w:rPr>
          <w:bCs/>
        </w:rPr>
        <w:t xml:space="preserve"> là</w:t>
      </w:r>
      <w:r w:rsidRPr="007440B5">
        <w:rPr>
          <w:bCs/>
        </w:rPr>
        <w:t xml:space="preserve"> báo cáo chi tiết của nhóm thực hiện</w:t>
      </w:r>
    </w:p>
    <w:p w14:paraId="2992F950" w14:textId="77777777" w:rsidR="00F36517" w:rsidRDefault="00F36517" w:rsidP="49D4289B">
      <w:pPr>
        <w:ind w:firstLine="0"/>
        <w:jc w:val="center"/>
        <w:rPr>
          <w:bCs/>
        </w:rPr>
      </w:pPr>
    </w:p>
    <w:p w14:paraId="75702A94" w14:textId="77777777" w:rsidR="00F36517" w:rsidRDefault="00F36517" w:rsidP="49D4289B">
      <w:pPr>
        <w:ind w:firstLine="0"/>
        <w:jc w:val="center"/>
        <w:rPr>
          <w:bCs/>
        </w:rPr>
      </w:pPr>
    </w:p>
    <w:p w14:paraId="07110D92" w14:textId="77777777" w:rsidR="00F36517" w:rsidRDefault="00F36517" w:rsidP="49D4289B">
      <w:pPr>
        <w:ind w:firstLine="0"/>
        <w:jc w:val="center"/>
        <w:rPr>
          <w:bCs/>
        </w:rPr>
      </w:pPr>
    </w:p>
    <w:p w14:paraId="6D909F0A" w14:textId="77777777" w:rsidR="00F36517" w:rsidRDefault="00F36517" w:rsidP="49D4289B">
      <w:pPr>
        <w:ind w:firstLine="0"/>
        <w:jc w:val="center"/>
        <w:rPr>
          <w:bCs/>
        </w:rPr>
      </w:pPr>
    </w:p>
    <w:p w14:paraId="2794F9B6" w14:textId="4E439F42" w:rsidR="00F36517" w:rsidRPr="00917EB1" w:rsidRDefault="00F36517" w:rsidP="49D4289B">
      <w:pPr>
        <w:ind w:firstLine="0"/>
        <w:jc w:val="center"/>
      </w:pPr>
    </w:p>
    <w:sdt>
      <w:sdtPr>
        <w:rPr>
          <w:rFonts w:ascii="Roboto Condensed" w:eastAsia="Calibri" w:hAnsi="Roboto Condensed" w:cs="Times New Roman"/>
          <w:b w:val="0"/>
          <w:spacing w:val="0"/>
          <w:sz w:val="26"/>
          <w:szCs w:val="26"/>
        </w:rPr>
        <w:id w:val="-1029487931"/>
        <w:docPartObj>
          <w:docPartGallery w:val="Table of Contents"/>
          <w:docPartUnique/>
        </w:docPartObj>
      </w:sdtPr>
      <w:sdtEndPr>
        <w:rPr>
          <w:rFonts w:ascii="Times New Roman" w:hAnsi="Times New Roman"/>
          <w:b/>
          <w:bCs/>
          <w:noProof/>
        </w:rPr>
      </w:sdtEndPr>
      <w:sdtContent>
        <w:p w14:paraId="42BE02EC" w14:textId="2C928D07" w:rsidR="00CE48E2" w:rsidRPr="00096AF9" w:rsidRDefault="00406CB3" w:rsidP="00832506">
          <w:pPr>
            <w:pStyle w:val="Title"/>
            <w:pageBreakBefore/>
            <w:tabs>
              <w:tab w:val="left" w:pos="1395"/>
              <w:tab w:val="center" w:pos="4819"/>
            </w:tabs>
            <w:spacing w:before="360" w:after="0"/>
            <w:ind w:firstLine="0"/>
            <w:jc w:val="left"/>
            <w:rPr>
              <w:rFonts w:ascii="Roboto Condensed" w:hAnsi="Roboto Condensed"/>
            </w:rPr>
          </w:pPr>
          <w:r w:rsidRPr="00096AF9">
            <w:rPr>
              <w:rFonts w:ascii="Roboto Condensed" w:hAnsi="Roboto Condensed"/>
            </w:rPr>
            <w:t>MỤC LỤC</w:t>
          </w:r>
        </w:p>
        <w:p w14:paraId="79A9C04C" w14:textId="7E5FEC4A" w:rsidR="0033165A" w:rsidRDefault="00CE48E2">
          <w:pPr>
            <w:pStyle w:val="TOC1"/>
            <w:tabs>
              <w:tab w:val="right" w:leader="dot" w:pos="9629"/>
            </w:tabs>
            <w:rPr>
              <w:rFonts w:asciiTheme="minorHAnsi" w:eastAsiaTheme="minorEastAsia" w:hAnsiTheme="minorHAnsi" w:cstheme="minorBidi"/>
              <w:bCs w:val="0"/>
              <w:iCs w:val="0"/>
              <w:noProof/>
              <w:sz w:val="22"/>
              <w:szCs w:val="22"/>
            </w:rPr>
          </w:pPr>
          <w:r>
            <w:rPr>
              <w:bCs w:val="0"/>
              <w:szCs w:val="22"/>
            </w:rPr>
            <w:fldChar w:fldCharType="begin"/>
          </w:r>
          <w:r>
            <w:instrText xml:space="preserve"> TOC \o "1-3" \h \z \u </w:instrText>
          </w:r>
          <w:r>
            <w:rPr>
              <w:bCs w:val="0"/>
              <w:szCs w:val="22"/>
            </w:rPr>
            <w:fldChar w:fldCharType="separate"/>
          </w:r>
          <w:hyperlink w:anchor="_Toc178601374" w:history="1">
            <w:r w:rsidR="0033165A" w:rsidRPr="00E37B4F">
              <w:rPr>
                <w:rStyle w:val="Hyperlink"/>
                <w:noProof/>
              </w:rPr>
              <w:t>A.</w:t>
            </w:r>
            <w:r w:rsidR="0033165A">
              <w:rPr>
                <w:rFonts w:asciiTheme="minorHAnsi" w:eastAsiaTheme="minorEastAsia" w:hAnsiTheme="minorHAnsi" w:cstheme="minorBidi"/>
                <w:bCs w:val="0"/>
                <w:iCs w:val="0"/>
                <w:noProof/>
                <w:sz w:val="22"/>
                <w:szCs w:val="22"/>
              </w:rPr>
              <w:tab/>
            </w:r>
            <w:r w:rsidR="0033165A" w:rsidRPr="00E37B4F">
              <w:rPr>
                <w:rStyle w:val="Hyperlink"/>
                <w:noProof/>
              </w:rPr>
              <w:t>BÁO CÁO CHI TIẾT</w:t>
            </w:r>
            <w:r w:rsidR="0033165A">
              <w:rPr>
                <w:noProof/>
                <w:webHidden/>
              </w:rPr>
              <w:tab/>
            </w:r>
            <w:r w:rsidR="0033165A">
              <w:rPr>
                <w:noProof/>
                <w:webHidden/>
              </w:rPr>
              <w:fldChar w:fldCharType="begin"/>
            </w:r>
            <w:r w:rsidR="0033165A">
              <w:rPr>
                <w:noProof/>
                <w:webHidden/>
              </w:rPr>
              <w:instrText xml:space="preserve"> PAGEREF _Toc178601374 \h </w:instrText>
            </w:r>
            <w:r w:rsidR="0033165A">
              <w:rPr>
                <w:noProof/>
                <w:webHidden/>
              </w:rPr>
            </w:r>
            <w:r w:rsidR="0033165A">
              <w:rPr>
                <w:noProof/>
                <w:webHidden/>
              </w:rPr>
              <w:fldChar w:fldCharType="separate"/>
            </w:r>
            <w:r w:rsidR="0033165A">
              <w:rPr>
                <w:noProof/>
                <w:webHidden/>
              </w:rPr>
              <w:t>3</w:t>
            </w:r>
            <w:r w:rsidR="0033165A">
              <w:rPr>
                <w:noProof/>
                <w:webHidden/>
              </w:rPr>
              <w:fldChar w:fldCharType="end"/>
            </w:r>
          </w:hyperlink>
        </w:p>
        <w:p w14:paraId="00431D39" w14:textId="591156F8" w:rsidR="0033165A" w:rsidRDefault="0033165A">
          <w:pPr>
            <w:pStyle w:val="TOC2"/>
            <w:tabs>
              <w:tab w:val="left" w:pos="851"/>
              <w:tab w:val="right" w:leader="dot" w:pos="9629"/>
            </w:tabs>
            <w:rPr>
              <w:rFonts w:asciiTheme="minorHAnsi" w:eastAsiaTheme="minorEastAsia" w:hAnsiTheme="minorHAnsi" w:cstheme="minorBidi"/>
              <w:bCs w:val="0"/>
              <w:noProof/>
              <w:sz w:val="22"/>
            </w:rPr>
          </w:pPr>
          <w:hyperlink w:anchor="_Toc178601375" w:history="1">
            <w:r w:rsidRPr="00E37B4F">
              <w:rPr>
                <w:rStyle w:val="Hyperlink"/>
                <w:noProof/>
              </w:rPr>
              <w:t>1.</w:t>
            </w:r>
            <w:r>
              <w:rPr>
                <w:rFonts w:asciiTheme="minorHAnsi" w:eastAsiaTheme="minorEastAsia" w:hAnsiTheme="minorHAnsi" w:cstheme="minorBidi"/>
                <w:bCs w:val="0"/>
                <w:noProof/>
                <w:sz w:val="22"/>
              </w:rPr>
              <w:tab/>
            </w:r>
            <w:r w:rsidRPr="00E37B4F">
              <w:rPr>
                <w:rStyle w:val="Hyperlink"/>
                <w:noProof/>
              </w:rPr>
              <w:t>Bài 1: Số lớn nhất, nhỏ nhất.</w:t>
            </w:r>
            <w:r>
              <w:rPr>
                <w:noProof/>
                <w:webHidden/>
              </w:rPr>
              <w:tab/>
            </w:r>
            <w:r>
              <w:rPr>
                <w:noProof/>
                <w:webHidden/>
              </w:rPr>
              <w:fldChar w:fldCharType="begin"/>
            </w:r>
            <w:r>
              <w:rPr>
                <w:noProof/>
                <w:webHidden/>
              </w:rPr>
              <w:instrText xml:space="preserve"> PAGEREF _Toc178601375 \h </w:instrText>
            </w:r>
            <w:r>
              <w:rPr>
                <w:noProof/>
                <w:webHidden/>
              </w:rPr>
            </w:r>
            <w:r>
              <w:rPr>
                <w:noProof/>
                <w:webHidden/>
              </w:rPr>
              <w:fldChar w:fldCharType="separate"/>
            </w:r>
            <w:r>
              <w:rPr>
                <w:noProof/>
                <w:webHidden/>
              </w:rPr>
              <w:t>3</w:t>
            </w:r>
            <w:r>
              <w:rPr>
                <w:noProof/>
                <w:webHidden/>
              </w:rPr>
              <w:fldChar w:fldCharType="end"/>
            </w:r>
          </w:hyperlink>
        </w:p>
        <w:p w14:paraId="29C4BFB1" w14:textId="7BA74CCD" w:rsidR="0033165A" w:rsidRDefault="0033165A">
          <w:pPr>
            <w:pStyle w:val="TOC3"/>
            <w:tabs>
              <w:tab w:val="right" w:leader="dot" w:pos="9629"/>
            </w:tabs>
            <w:rPr>
              <w:rFonts w:asciiTheme="minorHAnsi" w:eastAsiaTheme="minorEastAsia" w:hAnsiTheme="minorHAnsi" w:cstheme="minorBidi"/>
              <w:noProof/>
              <w:sz w:val="22"/>
              <w:szCs w:val="22"/>
            </w:rPr>
          </w:pPr>
          <w:hyperlink w:anchor="_Toc178601376" w:history="1">
            <w:r w:rsidRPr="00E37B4F">
              <w:rPr>
                <w:rStyle w:val="Hyperlink"/>
                <w:noProof/>
              </w:rPr>
              <w:t>Yêu cầu: Viết chương trình nhập vào 3 số bất kỳ. Cho biết số lớn nhất và số nhỏ nhất trong 3 số đó. Kiểm tra dữ liệu nhập vào, hiện thông báo nếu giá trị nhập vào không hợp lệ.</w:t>
            </w:r>
            <w:r>
              <w:rPr>
                <w:noProof/>
                <w:webHidden/>
              </w:rPr>
              <w:tab/>
            </w:r>
            <w:r>
              <w:rPr>
                <w:noProof/>
                <w:webHidden/>
              </w:rPr>
              <w:fldChar w:fldCharType="begin"/>
            </w:r>
            <w:r>
              <w:rPr>
                <w:noProof/>
                <w:webHidden/>
              </w:rPr>
              <w:instrText xml:space="preserve"> PAGEREF _Toc178601376 \h </w:instrText>
            </w:r>
            <w:r>
              <w:rPr>
                <w:noProof/>
                <w:webHidden/>
              </w:rPr>
            </w:r>
            <w:r>
              <w:rPr>
                <w:noProof/>
                <w:webHidden/>
              </w:rPr>
              <w:fldChar w:fldCharType="separate"/>
            </w:r>
            <w:r>
              <w:rPr>
                <w:noProof/>
                <w:webHidden/>
              </w:rPr>
              <w:t>3</w:t>
            </w:r>
            <w:r>
              <w:rPr>
                <w:noProof/>
                <w:webHidden/>
              </w:rPr>
              <w:fldChar w:fldCharType="end"/>
            </w:r>
          </w:hyperlink>
        </w:p>
        <w:p w14:paraId="7BFAB4AD" w14:textId="5D195695" w:rsidR="0033165A" w:rsidRDefault="0033165A">
          <w:pPr>
            <w:pStyle w:val="TOC2"/>
            <w:tabs>
              <w:tab w:val="left" w:pos="851"/>
              <w:tab w:val="right" w:leader="dot" w:pos="9629"/>
            </w:tabs>
            <w:rPr>
              <w:rFonts w:asciiTheme="minorHAnsi" w:eastAsiaTheme="minorEastAsia" w:hAnsiTheme="minorHAnsi" w:cstheme="minorBidi"/>
              <w:bCs w:val="0"/>
              <w:noProof/>
              <w:sz w:val="22"/>
            </w:rPr>
          </w:pPr>
          <w:hyperlink w:anchor="_Toc178601377" w:history="1">
            <w:r w:rsidRPr="00E37B4F">
              <w:rPr>
                <w:rStyle w:val="Hyperlink"/>
                <w:noProof/>
              </w:rPr>
              <w:t>2.</w:t>
            </w:r>
            <w:r>
              <w:rPr>
                <w:rFonts w:asciiTheme="minorHAnsi" w:eastAsiaTheme="minorEastAsia" w:hAnsiTheme="minorHAnsi" w:cstheme="minorBidi"/>
                <w:bCs w:val="0"/>
                <w:noProof/>
                <w:sz w:val="22"/>
              </w:rPr>
              <w:tab/>
            </w:r>
            <w:r w:rsidRPr="00E37B4F">
              <w:rPr>
                <w:rStyle w:val="Hyperlink"/>
                <w:noProof/>
              </w:rPr>
              <w:t>Bài 2:</w:t>
            </w:r>
            <w:r>
              <w:rPr>
                <w:noProof/>
                <w:webHidden/>
              </w:rPr>
              <w:tab/>
            </w:r>
            <w:r>
              <w:rPr>
                <w:noProof/>
                <w:webHidden/>
              </w:rPr>
              <w:fldChar w:fldCharType="begin"/>
            </w:r>
            <w:r>
              <w:rPr>
                <w:noProof/>
                <w:webHidden/>
              </w:rPr>
              <w:instrText xml:space="preserve"> PAGEREF _Toc178601377 \h </w:instrText>
            </w:r>
            <w:r>
              <w:rPr>
                <w:noProof/>
                <w:webHidden/>
              </w:rPr>
            </w:r>
            <w:r>
              <w:rPr>
                <w:noProof/>
                <w:webHidden/>
              </w:rPr>
              <w:fldChar w:fldCharType="separate"/>
            </w:r>
            <w:r>
              <w:rPr>
                <w:noProof/>
                <w:webHidden/>
              </w:rPr>
              <w:t>7</w:t>
            </w:r>
            <w:r>
              <w:rPr>
                <w:noProof/>
                <w:webHidden/>
              </w:rPr>
              <w:fldChar w:fldCharType="end"/>
            </w:r>
          </w:hyperlink>
        </w:p>
        <w:p w14:paraId="5BF25518" w14:textId="4AFF9AA1" w:rsidR="0033165A" w:rsidRDefault="0033165A">
          <w:pPr>
            <w:pStyle w:val="TOC3"/>
            <w:tabs>
              <w:tab w:val="right" w:leader="dot" w:pos="9629"/>
            </w:tabs>
            <w:rPr>
              <w:rFonts w:asciiTheme="minorHAnsi" w:eastAsiaTheme="minorEastAsia" w:hAnsiTheme="minorHAnsi" w:cstheme="minorBidi"/>
              <w:noProof/>
              <w:sz w:val="22"/>
              <w:szCs w:val="22"/>
            </w:rPr>
          </w:pPr>
          <w:hyperlink w:anchor="_Toc178601378" w:history="1">
            <w:r w:rsidRPr="00E37B4F">
              <w:rPr>
                <w:rStyle w:val="Hyperlink"/>
                <w:noProof/>
              </w:rPr>
              <w:t>Yêu cầu: Viết chương trình nhập vào 2 số nguyên A và B, tính kết quả:</w:t>
            </w:r>
            <w:r>
              <w:rPr>
                <w:noProof/>
                <w:webHidden/>
              </w:rPr>
              <w:tab/>
            </w:r>
            <w:r>
              <w:rPr>
                <w:noProof/>
                <w:webHidden/>
              </w:rPr>
              <w:fldChar w:fldCharType="begin"/>
            </w:r>
            <w:r>
              <w:rPr>
                <w:noProof/>
                <w:webHidden/>
              </w:rPr>
              <w:instrText xml:space="preserve"> PAGEREF _Toc178601378 \h </w:instrText>
            </w:r>
            <w:r>
              <w:rPr>
                <w:noProof/>
                <w:webHidden/>
              </w:rPr>
            </w:r>
            <w:r>
              <w:rPr>
                <w:noProof/>
                <w:webHidden/>
              </w:rPr>
              <w:fldChar w:fldCharType="separate"/>
            </w:r>
            <w:r>
              <w:rPr>
                <w:noProof/>
                <w:webHidden/>
              </w:rPr>
              <w:t>7</w:t>
            </w:r>
            <w:r>
              <w:rPr>
                <w:noProof/>
                <w:webHidden/>
              </w:rPr>
              <w:fldChar w:fldCharType="end"/>
            </w:r>
          </w:hyperlink>
        </w:p>
        <w:p w14:paraId="7AB76A7C" w14:textId="2511C67A" w:rsidR="0033165A" w:rsidRDefault="0033165A">
          <w:pPr>
            <w:pStyle w:val="TOC2"/>
            <w:tabs>
              <w:tab w:val="left" w:pos="851"/>
              <w:tab w:val="right" w:leader="dot" w:pos="9629"/>
            </w:tabs>
            <w:rPr>
              <w:rFonts w:asciiTheme="minorHAnsi" w:eastAsiaTheme="minorEastAsia" w:hAnsiTheme="minorHAnsi" w:cstheme="minorBidi"/>
              <w:bCs w:val="0"/>
              <w:noProof/>
              <w:sz w:val="22"/>
            </w:rPr>
          </w:pPr>
          <w:hyperlink w:anchor="_Toc178601379" w:history="1">
            <w:r w:rsidRPr="00E37B4F">
              <w:rPr>
                <w:rStyle w:val="Hyperlink"/>
                <w:noProof/>
              </w:rPr>
              <w:t>3.</w:t>
            </w:r>
            <w:r>
              <w:rPr>
                <w:rFonts w:asciiTheme="minorHAnsi" w:eastAsiaTheme="minorEastAsia" w:hAnsiTheme="minorHAnsi" w:cstheme="minorBidi"/>
                <w:bCs w:val="0"/>
                <w:noProof/>
                <w:sz w:val="22"/>
              </w:rPr>
              <w:tab/>
            </w:r>
            <w:r w:rsidRPr="00E37B4F">
              <w:rPr>
                <w:rStyle w:val="Hyperlink"/>
                <w:noProof/>
              </w:rPr>
              <w:t>Bài 3:</w:t>
            </w:r>
            <w:r>
              <w:rPr>
                <w:noProof/>
                <w:webHidden/>
              </w:rPr>
              <w:tab/>
            </w:r>
            <w:r>
              <w:rPr>
                <w:noProof/>
                <w:webHidden/>
              </w:rPr>
              <w:fldChar w:fldCharType="begin"/>
            </w:r>
            <w:r>
              <w:rPr>
                <w:noProof/>
                <w:webHidden/>
              </w:rPr>
              <w:instrText xml:space="preserve"> PAGEREF _Toc178601379 \h </w:instrText>
            </w:r>
            <w:r>
              <w:rPr>
                <w:noProof/>
                <w:webHidden/>
              </w:rPr>
            </w:r>
            <w:r>
              <w:rPr>
                <w:noProof/>
                <w:webHidden/>
              </w:rPr>
              <w:fldChar w:fldCharType="separate"/>
            </w:r>
            <w:r>
              <w:rPr>
                <w:noProof/>
                <w:webHidden/>
              </w:rPr>
              <w:t>12</w:t>
            </w:r>
            <w:r>
              <w:rPr>
                <w:noProof/>
                <w:webHidden/>
              </w:rPr>
              <w:fldChar w:fldCharType="end"/>
            </w:r>
          </w:hyperlink>
        </w:p>
        <w:p w14:paraId="697CFF0C" w14:textId="5C644F72" w:rsidR="0033165A" w:rsidRDefault="0033165A">
          <w:pPr>
            <w:pStyle w:val="TOC3"/>
            <w:tabs>
              <w:tab w:val="right" w:leader="dot" w:pos="9629"/>
            </w:tabs>
            <w:rPr>
              <w:rFonts w:asciiTheme="minorHAnsi" w:eastAsiaTheme="minorEastAsia" w:hAnsiTheme="minorHAnsi" w:cstheme="minorBidi"/>
              <w:noProof/>
              <w:sz w:val="22"/>
              <w:szCs w:val="22"/>
            </w:rPr>
          </w:pPr>
          <w:hyperlink w:anchor="_Toc178601380" w:history="1">
            <w:r w:rsidRPr="00E37B4F">
              <w:rPr>
                <w:rStyle w:val="Hyperlink"/>
                <w:noProof/>
              </w:rPr>
              <w:t>Yêu cầu: Viết chương trình nhập vào một số nguyên tối đa 12 chữ số. Hiển thị cách đọc của số đó bằng chữ (ví dụ: 123456 – Kết quả: Một trăm hai mươi ba nghìn bốn trăm năm mươi sáu).</w:t>
            </w:r>
            <w:r>
              <w:rPr>
                <w:noProof/>
                <w:webHidden/>
              </w:rPr>
              <w:tab/>
            </w:r>
            <w:r>
              <w:rPr>
                <w:noProof/>
                <w:webHidden/>
              </w:rPr>
              <w:fldChar w:fldCharType="begin"/>
            </w:r>
            <w:r>
              <w:rPr>
                <w:noProof/>
                <w:webHidden/>
              </w:rPr>
              <w:instrText xml:space="preserve"> PAGEREF _Toc178601380 \h </w:instrText>
            </w:r>
            <w:r>
              <w:rPr>
                <w:noProof/>
                <w:webHidden/>
              </w:rPr>
            </w:r>
            <w:r>
              <w:rPr>
                <w:noProof/>
                <w:webHidden/>
              </w:rPr>
              <w:fldChar w:fldCharType="separate"/>
            </w:r>
            <w:r>
              <w:rPr>
                <w:noProof/>
                <w:webHidden/>
              </w:rPr>
              <w:t>12</w:t>
            </w:r>
            <w:r>
              <w:rPr>
                <w:noProof/>
                <w:webHidden/>
              </w:rPr>
              <w:fldChar w:fldCharType="end"/>
            </w:r>
          </w:hyperlink>
        </w:p>
        <w:p w14:paraId="7B514DB1" w14:textId="2F4A6FAF" w:rsidR="0033165A" w:rsidRDefault="0033165A">
          <w:pPr>
            <w:pStyle w:val="TOC2"/>
            <w:tabs>
              <w:tab w:val="left" w:pos="851"/>
              <w:tab w:val="right" w:leader="dot" w:pos="9629"/>
            </w:tabs>
            <w:rPr>
              <w:rFonts w:asciiTheme="minorHAnsi" w:eastAsiaTheme="minorEastAsia" w:hAnsiTheme="minorHAnsi" w:cstheme="minorBidi"/>
              <w:bCs w:val="0"/>
              <w:noProof/>
              <w:sz w:val="22"/>
            </w:rPr>
          </w:pPr>
          <w:hyperlink w:anchor="_Toc178601381" w:history="1">
            <w:r w:rsidRPr="00E37B4F">
              <w:rPr>
                <w:rStyle w:val="Hyperlink"/>
                <w:noProof/>
              </w:rPr>
              <w:t>4.</w:t>
            </w:r>
            <w:r>
              <w:rPr>
                <w:rFonts w:asciiTheme="minorHAnsi" w:eastAsiaTheme="minorEastAsia" w:hAnsiTheme="minorHAnsi" w:cstheme="minorBidi"/>
                <w:bCs w:val="0"/>
                <w:noProof/>
                <w:sz w:val="22"/>
              </w:rPr>
              <w:tab/>
            </w:r>
            <w:r w:rsidRPr="00E37B4F">
              <w:rPr>
                <w:rStyle w:val="Hyperlink"/>
                <w:noProof/>
              </w:rPr>
              <w:t>Bài 4:</w:t>
            </w:r>
            <w:r>
              <w:rPr>
                <w:noProof/>
                <w:webHidden/>
              </w:rPr>
              <w:tab/>
            </w:r>
            <w:r>
              <w:rPr>
                <w:noProof/>
                <w:webHidden/>
              </w:rPr>
              <w:fldChar w:fldCharType="begin"/>
            </w:r>
            <w:r>
              <w:rPr>
                <w:noProof/>
                <w:webHidden/>
              </w:rPr>
              <w:instrText xml:space="preserve"> PAGEREF _Toc178601381 \h </w:instrText>
            </w:r>
            <w:r>
              <w:rPr>
                <w:noProof/>
                <w:webHidden/>
              </w:rPr>
            </w:r>
            <w:r>
              <w:rPr>
                <w:noProof/>
                <w:webHidden/>
              </w:rPr>
              <w:fldChar w:fldCharType="separate"/>
            </w:r>
            <w:r>
              <w:rPr>
                <w:noProof/>
                <w:webHidden/>
              </w:rPr>
              <w:t>17</w:t>
            </w:r>
            <w:r>
              <w:rPr>
                <w:noProof/>
                <w:webHidden/>
              </w:rPr>
              <w:fldChar w:fldCharType="end"/>
            </w:r>
          </w:hyperlink>
        </w:p>
        <w:p w14:paraId="791E7370" w14:textId="54C26777" w:rsidR="0033165A" w:rsidRDefault="0033165A">
          <w:pPr>
            <w:pStyle w:val="TOC3"/>
            <w:tabs>
              <w:tab w:val="right" w:leader="dot" w:pos="9629"/>
            </w:tabs>
            <w:rPr>
              <w:rFonts w:asciiTheme="minorHAnsi" w:eastAsiaTheme="minorEastAsia" w:hAnsiTheme="minorHAnsi" w:cstheme="minorBidi"/>
              <w:noProof/>
              <w:sz w:val="22"/>
              <w:szCs w:val="22"/>
            </w:rPr>
          </w:pPr>
          <w:hyperlink w:anchor="_Toc178601382" w:history="1">
            <w:r w:rsidRPr="00E37B4F">
              <w:rPr>
                <w:rStyle w:val="Hyperlink"/>
                <w:noProof/>
              </w:rPr>
              <w:t xml:space="preserve">Yêu cầu: </w:t>
            </w:r>
            <w:r w:rsidRPr="00E37B4F">
              <w:rPr>
                <w:rStyle w:val="Hyperlink"/>
                <w:bCs/>
                <w:noProof/>
              </w:rPr>
              <w:t>Viết chương trình nhập vào ngày tháng năm sinh, xuất ra thông tin cung hoàng đạo tương ứng của ngày sinh được nhập.</w:t>
            </w:r>
            <w:r>
              <w:rPr>
                <w:noProof/>
                <w:webHidden/>
              </w:rPr>
              <w:tab/>
            </w:r>
            <w:r>
              <w:rPr>
                <w:noProof/>
                <w:webHidden/>
              </w:rPr>
              <w:fldChar w:fldCharType="begin"/>
            </w:r>
            <w:r>
              <w:rPr>
                <w:noProof/>
                <w:webHidden/>
              </w:rPr>
              <w:instrText xml:space="preserve"> PAGEREF _Toc178601382 \h </w:instrText>
            </w:r>
            <w:r>
              <w:rPr>
                <w:noProof/>
                <w:webHidden/>
              </w:rPr>
            </w:r>
            <w:r>
              <w:rPr>
                <w:noProof/>
                <w:webHidden/>
              </w:rPr>
              <w:fldChar w:fldCharType="separate"/>
            </w:r>
            <w:r>
              <w:rPr>
                <w:noProof/>
                <w:webHidden/>
              </w:rPr>
              <w:t>17</w:t>
            </w:r>
            <w:r>
              <w:rPr>
                <w:noProof/>
                <w:webHidden/>
              </w:rPr>
              <w:fldChar w:fldCharType="end"/>
            </w:r>
          </w:hyperlink>
        </w:p>
        <w:p w14:paraId="203F7E82" w14:textId="476FC6B3" w:rsidR="0033165A" w:rsidRDefault="0033165A">
          <w:pPr>
            <w:pStyle w:val="TOC2"/>
            <w:tabs>
              <w:tab w:val="left" w:pos="851"/>
              <w:tab w:val="right" w:leader="dot" w:pos="9629"/>
            </w:tabs>
            <w:rPr>
              <w:rFonts w:asciiTheme="minorHAnsi" w:eastAsiaTheme="minorEastAsia" w:hAnsiTheme="minorHAnsi" w:cstheme="minorBidi"/>
              <w:bCs w:val="0"/>
              <w:noProof/>
              <w:sz w:val="22"/>
            </w:rPr>
          </w:pPr>
          <w:hyperlink w:anchor="_Toc178601383" w:history="1">
            <w:r w:rsidRPr="00E37B4F">
              <w:rPr>
                <w:rStyle w:val="Hyperlink"/>
                <w:noProof/>
              </w:rPr>
              <w:t>5.</w:t>
            </w:r>
            <w:r>
              <w:rPr>
                <w:rFonts w:asciiTheme="minorHAnsi" w:eastAsiaTheme="minorEastAsia" w:hAnsiTheme="minorHAnsi" w:cstheme="minorBidi"/>
                <w:bCs w:val="0"/>
                <w:noProof/>
                <w:sz w:val="22"/>
              </w:rPr>
              <w:tab/>
            </w:r>
            <w:r w:rsidRPr="00E37B4F">
              <w:rPr>
                <w:rStyle w:val="Hyperlink"/>
                <w:noProof/>
              </w:rPr>
              <w:t>Bài 5: Quản lí thí sinh dự thi.</w:t>
            </w:r>
            <w:r>
              <w:rPr>
                <w:noProof/>
                <w:webHidden/>
              </w:rPr>
              <w:tab/>
            </w:r>
            <w:r>
              <w:rPr>
                <w:noProof/>
                <w:webHidden/>
              </w:rPr>
              <w:fldChar w:fldCharType="begin"/>
            </w:r>
            <w:r>
              <w:rPr>
                <w:noProof/>
                <w:webHidden/>
              </w:rPr>
              <w:instrText xml:space="preserve"> PAGEREF _Toc178601383 \h </w:instrText>
            </w:r>
            <w:r>
              <w:rPr>
                <w:noProof/>
                <w:webHidden/>
              </w:rPr>
            </w:r>
            <w:r>
              <w:rPr>
                <w:noProof/>
                <w:webHidden/>
              </w:rPr>
              <w:fldChar w:fldCharType="separate"/>
            </w:r>
            <w:r>
              <w:rPr>
                <w:noProof/>
                <w:webHidden/>
              </w:rPr>
              <w:t>21</w:t>
            </w:r>
            <w:r>
              <w:rPr>
                <w:noProof/>
                <w:webHidden/>
              </w:rPr>
              <w:fldChar w:fldCharType="end"/>
            </w:r>
          </w:hyperlink>
        </w:p>
        <w:p w14:paraId="3EE50D94" w14:textId="3533B732" w:rsidR="0033165A" w:rsidRDefault="0033165A">
          <w:pPr>
            <w:pStyle w:val="TOC3"/>
            <w:tabs>
              <w:tab w:val="right" w:leader="dot" w:pos="9629"/>
            </w:tabs>
            <w:rPr>
              <w:rFonts w:asciiTheme="minorHAnsi" w:eastAsiaTheme="minorEastAsia" w:hAnsiTheme="minorHAnsi" w:cstheme="minorBidi"/>
              <w:noProof/>
              <w:sz w:val="22"/>
              <w:szCs w:val="22"/>
            </w:rPr>
          </w:pPr>
          <w:hyperlink w:anchor="_Toc178601384" w:history="1">
            <w:r w:rsidRPr="00E37B4F">
              <w:rPr>
                <w:rStyle w:val="Hyperlink"/>
                <w:noProof/>
              </w:rPr>
              <w:t>Yêu cầu: Viết chương trình quản lý các thí sinh dự thi. Chương trình cho phép nhập các thông tin cơ bản như họ và tên, phái, điểm các môn thi. Ràng buộc dữ liệu nhập vào như sau:</w:t>
            </w:r>
            <w:r>
              <w:rPr>
                <w:noProof/>
                <w:webHidden/>
              </w:rPr>
              <w:tab/>
            </w:r>
            <w:r>
              <w:rPr>
                <w:noProof/>
                <w:webHidden/>
              </w:rPr>
              <w:fldChar w:fldCharType="begin"/>
            </w:r>
            <w:r>
              <w:rPr>
                <w:noProof/>
                <w:webHidden/>
              </w:rPr>
              <w:instrText xml:space="preserve"> PAGEREF _Toc178601384 \h </w:instrText>
            </w:r>
            <w:r>
              <w:rPr>
                <w:noProof/>
                <w:webHidden/>
              </w:rPr>
            </w:r>
            <w:r>
              <w:rPr>
                <w:noProof/>
                <w:webHidden/>
              </w:rPr>
              <w:fldChar w:fldCharType="separate"/>
            </w:r>
            <w:r>
              <w:rPr>
                <w:noProof/>
                <w:webHidden/>
              </w:rPr>
              <w:t>21</w:t>
            </w:r>
            <w:r>
              <w:rPr>
                <w:noProof/>
                <w:webHidden/>
              </w:rPr>
              <w:fldChar w:fldCharType="end"/>
            </w:r>
          </w:hyperlink>
        </w:p>
        <w:p w14:paraId="7446C420" w14:textId="3E20114F" w:rsidR="0033165A" w:rsidRDefault="0033165A">
          <w:pPr>
            <w:pStyle w:val="TOC1"/>
            <w:tabs>
              <w:tab w:val="right" w:leader="dot" w:pos="9629"/>
            </w:tabs>
            <w:rPr>
              <w:rFonts w:asciiTheme="minorHAnsi" w:eastAsiaTheme="minorEastAsia" w:hAnsiTheme="minorHAnsi" w:cstheme="minorBidi"/>
              <w:bCs w:val="0"/>
              <w:iCs w:val="0"/>
              <w:noProof/>
              <w:sz w:val="22"/>
              <w:szCs w:val="22"/>
            </w:rPr>
          </w:pPr>
          <w:hyperlink w:anchor="_Toc178601385" w:history="1">
            <w:r w:rsidRPr="00E37B4F">
              <w:rPr>
                <w:rStyle w:val="Hyperlink"/>
                <w:noProof/>
              </w:rPr>
              <w:t>B.</w:t>
            </w:r>
            <w:r>
              <w:rPr>
                <w:rFonts w:asciiTheme="minorHAnsi" w:eastAsiaTheme="minorEastAsia" w:hAnsiTheme="minorHAnsi" w:cstheme="minorBidi"/>
                <w:bCs w:val="0"/>
                <w:iCs w:val="0"/>
                <w:noProof/>
                <w:sz w:val="22"/>
                <w:szCs w:val="22"/>
              </w:rPr>
              <w:tab/>
            </w:r>
            <w:r w:rsidRPr="00E37B4F">
              <w:rPr>
                <w:rStyle w:val="Hyperlink"/>
                <w:noProof/>
              </w:rPr>
              <w:t>TÀI LIỆU THAM KHẢO</w:t>
            </w:r>
            <w:r>
              <w:rPr>
                <w:noProof/>
                <w:webHidden/>
              </w:rPr>
              <w:tab/>
            </w:r>
            <w:r>
              <w:rPr>
                <w:noProof/>
                <w:webHidden/>
              </w:rPr>
              <w:fldChar w:fldCharType="begin"/>
            </w:r>
            <w:r>
              <w:rPr>
                <w:noProof/>
                <w:webHidden/>
              </w:rPr>
              <w:instrText xml:space="preserve"> PAGEREF _Toc178601385 \h </w:instrText>
            </w:r>
            <w:r>
              <w:rPr>
                <w:noProof/>
                <w:webHidden/>
              </w:rPr>
            </w:r>
            <w:r>
              <w:rPr>
                <w:noProof/>
                <w:webHidden/>
              </w:rPr>
              <w:fldChar w:fldCharType="separate"/>
            </w:r>
            <w:r>
              <w:rPr>
                <w:noProof/>
                <w:webHidden/>
              </w:rPr>
              <w:t>35</w:t>
            </w:r>
            <w:r>
              <w:rPr>
                <w:noProof/>
                <w:webHidden/>
              </w:rPr>
              <w:fldChar w:fldCharType="end"/>
            </w:r>
          </w:hyperlink>
        </w:p>
        <w:p w14:paraId="0E82F76C" w14:textId="6AEF4EAA" w:rsidR="00CE48E2" w:rsidRDefault="00CE48E2">
          <w:pPr>
            <w:rPr>
              <w:b/>
              <w:bCs/>
              <w:noProof/>
            </w:rPr>
          </w:pPr>
          <w:r>
            <w:rPr>
              <w:b/>
              <w:bCs/>
              <w:noProof/>
            </w:rPr>
            <w:fldChar w:fldCharType="end"/>
          </w:r>
        </w:p>
      </w:sdtContent>
    </w:sdt>
    <w:p w14:paraId="43A3FD26" w14:textId="77777777" w:rsidR="00540B76" w:rsidRDefault="00540B76">
      <w:pPr>
        <w:rPr>
          <w:b/>
          <w:bCs/>
          <w:noProof/>
        </w:rPr>
      </w:pPr>
    </w:p>
    <w:p w14:paraId="1FC449FF" w14:textId="77777777" w:rsidR="00540B76" w:rsidRDefault="00540B76">
      <w:pPr>
        <w:rPr>
          <w:b/>
          <w:bCs/>
          <w:noProof/>
        </w:rPr>
      </w:pPr>
    </w:p>
    <w:p w14:paraId="7DCF5CD9" w14:textId="77777777" w:rsidR="00540B76" w:rsidRDefault="00540B76">
      <w:pPr>
        <w:rPr>
          <w:b/>
          <w:bCs/>
          <w:noProof/>
        </w:rPr>
      </w:pPr>
    </w:p>
    <w:p w14:paraId="3C5FF90C" w14:textId="77777777" w:rsidR="00540B76" w:rsidRDefault="00540B76">
      <w:pPr>
        <w:rPr>
          <w:b/>
          <w:bCs/>
          <w:noProof/>
        </w:rPr>
      </w:pPr>
    </w:p>
    <w:p w14:paraId="7CB2315C" w14:textId="77777777" w:rsidR="00540B76" w:rsidRDefault="00540B76">
      <w:pPr>
        <w:rPr>
          <w:b/>
          <w:bCs/>
          <w:noProof/>
        </w:rPr>
      </w:pPr>
    </w:p>
    <w:p w14:paraId="37C35004" w14:textId="77777777" w:rsidR="00540B76" w:rsidRDefault="00540B76">
      <w:pPr>
        <w:rPr>
          <w:b/>
          <w:bCs/>
          <w:noProof/>
        </w:rPr>
      </w:pPr>
    </w:p>
    <w:p w14:paraId="7B2AA6B4" w14:textId="77777777" w:rsidR="00540B76" w:rsidRDefault="00540B76">
      <w:pPr>
        <w:rPr>
          <w:b/>
          <w:bCs/>
          <w:noProof/>
        </w:rPr>
      </w:pPr>
    </w:p>
    <w:p w14:paraId="5422EBB9" w14:textId="77777777" w:rsidR="00540B76" w:rsidRDefault="00540B76">
      <w:pPr>
        <w:rPr>
          <w:b/>
          <w:bCs/>
          <w:noProof/>
        </w:rPr>
      </w:pPr>
    </w:p>
    <w:p w14:paraId="1E9BAE0C" w14:textId="77777777" w:rsidR="00540B76" w:rsidRDefault="00540B76">
      <w:pPr>
        <w:rPr>
          <w:b/>
          <w:bCs/>
          <w:noProof/>
        </w:rPr>
      </w:pPr>
    </w:p>
    <w:p w14:paraId="7D36B4D6" w14:textId="27C2E14C" w:rsidR="00540B76" w:rsidRDefault="00540B76">
      <w:pPr>
        <w:rPr>
          <w:bCs/>
          <w:noProof/>
        </w:rPr>
      </w:pPr>
    </w:p>
    <w:p w14:paraId="7A49E611" w14:textId="77777777" w:rsidR="0033165A" w:rsidRPr="0033165A" w:rsidRDefault="0033165A">
      <w:pPr>
        <w:rPr>
          <w:bCs/>
          <w:noProof/>
        </w:rPr>
      </w:pPr>
    </w:p>
    <w:p w14:paraId="616F855A" w14:textId="77777777" w:rsidR="00540B76" w:rsidRDefault="00540B76">
      <w:pPr>
        <w:rPr>
          <w:del w:id="0" w:author="Bùi Ngọc Thái" w:date="2024-09-30T06:55:00Z"/>
          <w:b/>
          <w:bCs/>
          <w:noProof/>
        </w:rPr>
      </w:pPr>
    </w:p>
    <w:p w14:paraId="13EF8726" w14:textId="77777777" w:rsidR="00540B76" w:rsidRDefault="00540B76" w:rsidP="00262BBC">
      <w:pPr>
        <w:ind w:firstLine="0"/>
        <w:rPr>
          <w:del w:id="1" w:author="Bùi Ngọc Thái" w:date="2024-09-30T06:55:00Z"/>
          <w:b/>
          <w:bCs/>
          <w:noProof/>
        </w:rPr>
      </w:pPr>
    </w:p>
    <w:p w14:paraId="1AC96820" w14:textId="77777777" w:rsidR="00540B76" w:rsidRDefault="00540B76" w:rsidP="00262BBC">
      <w:pPr>
        <w:ind w:firstLine="0"/>
        <w:rPr>
          <w:del w:id="2" w:author="Bùi Ngọc Thái" w:date="2024-09-30T06:55:00Z"/>
          <w:b/>
          <w:bCs/>
          <w:noProof/>
        </w:rPr>
      </w:pPr>
    </w:p>
    <w:p w14:paraId="06B8B8F2" w14:textId="3729A1AE" w:rsidR="00540B76" w:rsidRDefault="00540B76" w:rsidP="0048476B">
      <w:pPr>
        <w:ind w:firstLine="0"/>
        <w:rPr>
          <w:b/>
        </w:rPr>
      </w:pPr>
    </w:p>
    <w:p w14:paraId="2F8FBFE1" w14:textId="1AF731D0" w:rsidR="00884FA0" w:rsidRDefault="00D207BD" w:rsidP="00540B76">
      <w:pPr>
        <w:pStyle w:val="Heading1"/>
      </w:pPr>
      <w:bookmarkStart w:id="3" w:name="_Toc178601374"/>
      <w:r w:rsidRPr="00377044">
        <w:lastRenderedPageBreak/>
        <w:t>BÁO CÁO CHI TIẾT</w:t>
      </w:r>
      <w:bookmarkEnd w:id="3"/>
    </w:p>
    <w:p w14:paraId="07654971" w14:textId="4080701F" w:rsidR="00A33FE1" w:rsidRDefault="00540B76" w:rsidP="49D4289B">
      <w:pPr>
        <w:pStyle w:val="Heading2"/>
      </w:pPr>
      <w:bookmarkStart w:id="4" w:name="_Toc178601375"/>
      <w:r>
        <w:t>Bài 1:</w:t>
      </w:r>
      <w:r w:rsidR="0832B746">
        <w:t xml:space="preserve"> Số lớn nhất, nhỏ nhất.</w:t>
      </w:r>
      <w:bookmarkEnd w:id="4"/>
    </w:p>
    <w:p w14:paraId="1A7CFC55" w14:textId="130B3904" w:rsidR="00A33FE1" w:rsidRDefault="0A10BD76" w:rsidP="001C517C">
      <w:pPr>
        <w:pStyle w:val="Heading3"/>
        <w:numPr>
          <w:ilvl w:val="0"/>
          <w:numId w:val="0"/>
        </w:numPr>
      </w:pPr>
      <w:bookmarkStart w:id="5" w:name="_Toc178544956"/>
      <w:bookmarkStart w:id="6" w:name="_Toc178601376"/>
      <w:r>
        <w:t>Yêu cầu:</w:t>
      </w:r>
      <w:bookmarkEnd w:id="5"/>
      <w:r w:rsidR="00405EC5">
        <w:t xml:space="preserve"> </w:t>
      </w:r>
      <w:r w:rsidR="6C7A4C1A">
        <w:t>Viết chương trình nhập vào 3 số bất kỳ. Cho biết số lớn nhất và số nhỏ nhất trong 3 số đó. Kiểm tra dữ liệu nhập vào, hiện thông báo nếu giá trị nhập vào không hợp lệ.</w:t>
      </w:r>
      <w:bookmarkEnd w:id="6"/>
    </w:p>
    <w:p w14:paraId="7EDB6BF3" w14:textId="3D8DC0C0" w:rsidR="00A33FE1" w:rsidRDefault="704456B8" w:rsidP="00E412FE">
      <w:pPr>
        <w:pStyle w:val="ListParagraph"/>
        <w:numPr>
          <w:ilvl w:val="0"/>
          <w:numId w:val="16"/>
        </w:numPr>
      </w:pPr>
      <w:r>
        <w:t xml:space="preserve">Ý </w:t>
      </w:r>
      <w:r w:rsidR="0115ACB4">
        <w:t>tưởng</w:t>
      </w:r>
      <w:r>
        <w:t xml:space="preserve"> thực hiện:</w:t>
      </w:r>
    </w:p>
    <w:p w14:paraId="264A70BB" w14:textId="4B96A8E5" w:rsidR="00A33FE1" w:rsidRDefault="704456B8" w:rsidP="49D4289B">
      <w:pPr>
        <w:pStyle w:val="ListParagraph"/>
      </w:pPr>
      <w:r>
        <w:t>Dùng ba textbox để nhập 3 số bất kì, 2 textbox (chỉ đọc) dùng để hiện thị số lớn nhất và số nhỏ nhất trong ba số, có các label cạnh các textbox để cho người dùng biết phương h</w:t>
      </w:r>
      <w:r w:rsidR="7C335FBA">
        <w:t>ướng để nhập số.</w:t>
      </w:r>
    </w:p>
    <w:p w14:paraId="2A9C10CB" w14:textId="5A743A3D" w:rsidR="00A33FE1" w:rsidRDefault="7C335FBA" w:rsidP="49D4289B">
      <w:pPr>
        <w:pStyle w:val="ListParagraph"/>
      </w:pPr>
      <w:r>
        <w:t xml:space="preserve">Dùng 3 button, một button thực hiện chức năng tìm số lớn nhất và nhỏ nhất, một button xóa hết nội dung đang hiện thị trong các textbox, </w:t>
      </w:r>
      <w:proofErr w:type="gramStart"/>
      <w:r>
        <w:t>1</w:t>
      </w:r>
      <w:proofErr w:type="gramEnd"/>
      <w:r>
        <w:t xml:space="preserve"> button để thoát khỏi ứng dụng.</w:t>
      </w:r>
    </w:p>
    <w:p w14:paraId="117B7346" w14:textId="5AB6E08A" w:rsidR="00A33FE1" w:rsidRDefault="2D4DE2F5" w:rsidP="49D4289B">
      <w:pPr>
        <w:pStyle w:val="ListParagraph"/>
      </w:pPr>
      <w:r>
        <w:t xml:space="preserve">Giao diện sản phẩm: </w:t>
      </w:r>
      <w:r w:rsidR="383D3968">
        <w:t>Xây dựng giao diện và k</w:t>
      </w:r>
      <w:r>
        <w:t>ết hợp sử dụng font chữ Comfortaa để được giao diện như ảnh sau đây.</w:t>
      </w:r>
    </w:p>
    <w:p w14:paraId="21FB6E05" w14:textId="44F7613D" w:rsidR="00A33FE1" w:rsidRDefault="2D4DE2F5" w:rsidP="49D4289B">
      <w:pPr>
        <w:ind w:firstLine="0"/>
      </w:pPr>
      <w:r>
        <w:rPr>
          <w:noProof/>
        </w:rPr>
        <w:drawing>
          <wp:inline distT="0" distB="0" distL="0" distR="0" wp14:anchorId="0FFCEA6F" wp14:editId="0047BA9B">
            <wp:extent cx="6124574" cy="3552825"/>
            <wp:effectExtent l="0" t="0" r="0" b="0"/>
            <wp:docPr id="67768353" name="Picture 6776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124574" cy="3552825"/>
                    </a:xfrm>
                    <a:prstGeom prst="rect">
                      <a:avLst/>
                    </a:prstGeom>
                  </pic:spPr>
                </pic:pic>
              </a:graphicData>
            </a:graphic>
          </wp:inline>
        </w:drawing>
      </w:r>
    </w:p>
    <w:p w14:paraId="615A4B68" w14:textId="64F7D26F" w:rsidR="0033165A" w:rsidRDefault="0033165A" w:rsidP="49D4289B">
      <w:pPr>
        <w:ind w:firstLine="0"/>
      </w:pPr>
    </w:p>
    <w:p w14:paraId="1250DF0B" w14:textId="6F11670F" w:rsidR="0033165A" w:rsidRDefault="0033165A" w:rsidP="49D4289B">
      <w:pPr>
        <w:ind w:firstLine="0"/>
      </w:pPr>
    </w:p>
    <w:p w14:paraId="09ABAD81" w14:textId="50972156" w:rsidR="0033165A" w:rsidRDefault="0033165A" w:rsidP="49D4289B">
      <w:pPr>
        <w:ind w:firstLine="0"/>
      </w:pPr>
    </w:p>
    <w:p w14:paraId="50E6C8B1" w14:textId="4806F456" w:rsidR="0033165A" w:rsidRDefault="0033165A" w:rsidP="49D4289B">
      <w:pPr>
        <w:ind w:firstLine="0"/>
      </w:pPr>
    </w:p>
    <w:p w14:paraId="4DD86594" w14:textId="765934A2" w:rsidR="0033165A" w:rsidRDefault="0033165A" w:rsidP="49D4289B">
      <w:pPr>
        <w:ind w:firstLine="0"/>
      </w:pPr>
    </w:p>
    <w:p w14:paraId="574516AC" w14:textId="5A530CA0" w:rsidR="0033165A" w:rsidRDefault="0033165A" w:rsidP="49D4289B">
      <w:pPr>
        <w:ind w:firstLine="0"/>
      </w:pPr>
    </w:p>
    <w:p w14:paraId="3F182C38" w14:textId="4D6FF967" w:rsidR="0033165A" w:rsidRDefault="0033165A" w:rsidP="49D4289B">
      <w:pPr>
        <w:ind w:firstLine="0"/>
      </w:pPr>
    </w:p>
    <w:p w14:paraId="5BBFC513" w14:textId="71661731" w:rsidR="0033165A" w:rsidRDefault="0033165A" w:rsidP="49D4289B">
      <w:pPr>
        <w:ind w:firstLine="0"/>
      </w:pPr>
    </w:p>
    <w:p w14:paraId="7494A7D6" w14:textId="493248EA" w:rsidR="0033165A" w:rsidRDefault="0033165A" w:rsidP="49D4289B">
      <w:pPr>
        <w:ind w:firstLine="0"/>
      </w:pPr>
    </w:p>
    <w:p w14:paraId="29240224" w14:textId="77777777" w:rsidR="0033165A" w:rsidRDefault="0033165A" w:rsidP="49D4289B">
      <w:pPr>
        <w:ind w:firstLine="0"/>
      </w:pPr>
    </w:p>
    <w:p w14:paraId="55EE36AB" w14:textId="7F18007D" w:rsidR="00A33FE1" w:rsidRDefault="2D4DE2F5" w:rsidP="0006145F">
      <w:pPr>
        <w:pStyle w:val="ListParagraph"/>
        <w:numPr>
          <w:ilvl w:val="0"/>
          <w:numId w:val="16"/>
        </w:numPr>
      </w:pPr>
      <w:r>
        <w:lastRenderedPageBreak/>
        <w:t>Các đoạn chương trình chính:</w:t>
      </w:r>
    </w:p>
    <w:p w14:paraId="134738FF" w14:textId="243AA369" w:rsidR="00A33FE1" w:rsidRDefault="3BFA79A1" w:rsidP="00CD3236">
      <w:pPr>
        <w:pStyle w:val="ListParagraph"/>
        <w:numPr>
          <w:ilvl w:val="0"/>
          <w:numId w:val="43"/>
        </w:numPr>
      </w:pPr>
      <w:r>
        <w:t>Nút tìm kiếm:</w:t>
      </w:r>
    </w:p>
    <w:p w14:paraId="3EE38576" w14:textId="4DF0E87F" w:rsidR="00A33FE1" w:rsidRDefault="3BFA79A1" w:rsidP="00922546">
      <w:pPr>
        <w:ind w:left="641" w:hanging="357"/>
      </w:pPr>
      <w:r>
        <w:rPr>
          <w:noProof/>
        </w:rPr>
        <w:drawing>
          <wp:inline distT="0" distB="0" distL="0" distR="0" wp14:anchorId="725EC34E" wp14:editId="7358E7BC">
            <wp:extent cx="6124574" cy="3648075"/>
            <wp:effectExtent l="0" t="0" r="0" b="0"/>
            <wp:docPr id="1651898726" name="Picture 1651898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124574" cy="3648075"/>
                    </a:xfrm>
                    <a:prstGeom prst="rect">
                      <a:avLst/>
                    </a:prstGeom>
                  </pic:spPr>
                </pic:pic>
              </a:graphicData>
            </a:graphic>
          </wp:inline>
        </w:drawing>
      </w:r>
    </w:p>
    <w:p w14:paraId="5CC21A7F" w14:textId="3532200D" w:rsidR="1D7507F9" w:rsidRDefault="1D7507F9" w:rsidP="0006145F">
      <w:pPr>
        <w:pStyle w:val="ListParagraph"/>
        <w:numPr>
          <w:ilvl w:val="0"/>
          <w:numId w:val="17"/>
        </w:numPr>
      </w:pPr>
      <w:r>
        <w:t xml:space="preserve">Ta thực hiện lấy giá trị từ 3 </w:t>
      </w:r>
      <w:proofErr w:type="gramStart"/>
      <w:r>
        <w:t>textbox(</w:t>
      </w:r>
      <w:proofErr w:type="gramEnd"/>
      <w:r>
        <w:t>các biến Sothunhat, Sothuhai, và Sothuba) và cố gắng chuyển đổi chúng thành kiểu dữ liệu float.</w:t>
      </w:r>
    </w:p>
    <w:p w14:paraId="569AEFA9" w14:textId="04F2B7C7" w:rsidR="1D7507F9" w:rsidRDefault="1D7507F9" w:rsidP="0006145F">
      <w:pPr>
        <w:pStyle w:val="ListParagraph"/>
        <w:numPr>
          <w:ilvl w:val="0"/>
          <w:numId w:val="17"/>
        </w:numPr>
      </w:pPr>
      <w:r>
        <w:t>Sử dụng phương thức float.TryParse để tránh lỗi khi giá trị nhập vào không phải là số hợp lệ</w:t>
      </w:r>
      <w:r w:rsidR="77CC4C4C">
        <w:t>.</w:t>
      </w:r>
    </w:p>
    <w:p w14:paraId="6303C15D" w14:textId="1272AC77" w:rsidR="1D7507F9" w:rsidRDefault="1D7507F9" w:rsidP="0006145F">
      <w:pPr>
        <w:pStyle w:val="ListParagraph"/>
        <w:numPr>
          <w:ilvl w:val="0"/>
          <w:numId w:val="17"/>
        </w:numPr>
      </w:pPr>
      <w:r>
        <w:t>Dùng if-else để tìm ra số lớn nhất và số nhỏ nhất. Kết quả tìm được sẽ hiển thị trong 2 textbox khác (Solonnhat và Sonhonhat).</w:t>
      </w:r>
    </w:p>
    <w:p w14:paraId="1546D2FA" w14:textId="431F2197" w:rsidR="1D7507F9" w:rsidRDefault="1D7507F9" w:rsidP="0006145F">
      <w:pPr>
        <w:pStyle w:val="ListParagraph"/>
        <w:numPr>
          <w:ilvl w:val="0"/>
          <w:numId w:val="17"/>
        </w:numPr>
      </w:pPr>
      <w:r w:rsidRPr="49D4289B">
        <w:t>Nếu việc chuyển đổi từ giá trị nhập vào sang kiể</w:t>
      </w:r>
      <w:r w:rsidR="0006145F">
        <w:t>u float</w:t>
      </w:r>
      <w:r w:rsidRPr="49D4289B">
        <w:t xml:space="preserve"> không thành công (tức là giá trị nhập vào không phải là số hợp lệ), một thông báo lỗi sẽ hiển thị yêu cầu người dùng nhập các số hợp lệ.</w:t>
      </w:r>
    </w:p>
    <w:p w14:paraId="19C1AD36" w14:textId="03278DA8" w:rsidR="1D7507F9" w:rsidRDefault="1D7507F9" w:rsidP="0006145F">
      <w:pPr>
        <w:pStyle w:val="ListParagraph"/>
        <w:numPr>
          <w:ilvl w:val="0"/>
          <w:numId w:val="17"/>
        </w:numPr>
        <w:spacing w:before="0" w:after="0"/>
      </w:pPr>
      <w:r w:rsidRPr="49D4289B">
        <w:t xml:space="preserve">Ngoài ra, có xử lý ngoại lệ </w:t>
      </w:r>
      <w:r w:rsidR="0006145F" w:rsidRPr="0006145F">
        <w:t xml:space="preserve">FormatException </w:t>
      </w:r>
      <w:r w:rsidRPr="49D4289B">
        <w:t>để đảm bảo rằng nếu xảy ra lỗi định dạng, chương trình sẽ không bị dừng đột ngột mà sẽ hiển thị thông báo lỗi.</w:t>
      </w:r>
    </w:p>
    <w:p w14:paraId="199761C0" w14:textId="06BECF57" w:rsidR="1D7507F9" w:rsidRDefault="1D7507F9" w:rsidP="00CD3236">
      <w:pPr>
        <w:pStyle w:val="ListParagraph"/>
        <w:numPr>
          <w:ilvl w:val="0"/>
          <w:numId w:val="43"/>
        </w:numPr>
      </w:pPr>
      <w:r>
        <w:t>Nút xóa và nút thoát:</w:t>
      </w:r>
    </w:p>
    <w:p w14:paraId="21C96F07" w14:textId="129B20C9" w:rsidR="1D7507F9" w:rsidRDefault="1D7507F9" w:rsidP="49D4289B">
      <w:pPr>
        <w:ind w:firstLine="0"/>
        <w:jc w:val="center"/>
      </w:pPr>
      <w:r>
        <w:rPr>
          <w:noProof/>
        </w:rPr>
        <w:drawing>
          <wp:inline distT="0" distB="0" distL="0" distR="0" wp14:anchorId="49D46027" wp14:editId="7CC5CA22">
            <wp:extent cx="2950368" cy="1652460"/>
            <wp:effectExtent l="0" t="0" r="0" b="0"/>
            <wp:docPr id="1172714212" name="Picture 117271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950368" cy="1652460"/>
                    </a:xfrm>
                    <a:prstGeom prst="rect">
                      <a:avLst/>
                    </a:prstGeom>
                  </pic:spPr>
                </pic:pic>
              </a:graphicData>
            </a:graphic>
          </wp:inline>
        </w:drawing>
      </w:r>
    </w:p>
    <w:p w14:paraId="2849D92C" w14:textId="6FB00ECC" w:rsidR="1D7507F9" w:rsidRDefault="1D7507F9" w:rsidP="0006145F">
      <w:pPr>
        <w:pStyle w:val="ListParagraph"/>
        <w:numPr>
          <w:ilvl w:val="0"/>
          <w:numId w:val="19"/>
        </w:numPr>
        <w:jc w:val="left"/>
      </w:pPr>
      <w:r>
        <w:t>Thực hiện xóa các textbox trong giao diện khi ấn nút Xóa.</w:t>
      </w:r>
    </w:p>
    <w:p w14:paraId="58C240EE" w14:textId="3471437F" w:rsidR="00F529A7" w:rsidRDefault="1D7507F9" w:rsidP="0033165A">
      <w:pPr>
        <w:pStyle w:val="ListParagraph"/>
        <w:numPr>
          <w:ilvl w:val="0"/>
          <w:numId w:val="19"/>
        </w:numPr>
        <w:jc w:val="left"/>
      </w:pPr>
      <w:r>
        <w:t>Đóng giao diện khi ấn nút Thoát</w:t>
      </w:r>
    </w:p>
    <w:p w14:paraId="0DF28A4E" w14:textId="02BD9903" w:rsidR="1D7507F9" w:rsidRDefault="1D7507F9" w:rsidP="28B0EA8E">
      <w:pPr>
        <w:ind w:firstLine="0"/>
        <w:jc w:val="left"/>
        <w:rPr>
          <w:b/>
        </w:rPr>
      </w:pPr>
      <w:r w:rsidRPr="28B0EA8E">
        <w:rPr>
          <w:b/>
        </w:rPr>
        <w:lastRenderedPageBreak/>
        <w:t>Kết quả chạy chương trình:</w:t>
      </w:r>
    </w:p>
    <w:p w14:paraId="7B6F236F" w14:textId="79220B63" w:rsidR="69A932A7" w:rsidRDefault="69A932A7" w:rsidP="0006145F">
      <w:pPr>
        <w:pStyle w:val="ListParagraph"/>
      </w:pPr>
      <w:r>
        <w:t>Kết quả với 3 số nguyên dương:</w:t>
      </w:r>
    </w:p>
    <w:p w14:paraId="74EA80AA" w14:textId="5CB3C325" w:rsidR="69A932A7" w:rsidRDefault="69A932A7" w:rsidP="49D4289B">
      <w:pPr>
        <w:ind w:firstLine="0"/>
        <w:jc w:val="center"/>
      </w:pPr>
      <w:r>
        <w:rPr>
          <w:noProof/>
        </w:rPr>
        <w:drawing>
          <wp:inline distT="0" distB="0" distL="0" distR="0" wp14:anchorId="4B71A5E9" wp14:editId="6C12C592">
            <wp:extent cx="5624511" cy="3516414"/>
            <wp:effectExtent l="0" t="0" r="0" b="0"/>
            <wp:docPr id="933001649" name="Picture 93300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624511" cy="3516414"/>
                    </a:xfrm>
                    <a:prstGeom prst="rect">
                      <a:avLst/>
                    </a:prstGeom>
                  </pic:spPr>
                </pic:pic>
              </a:graphicData>
            </a:graphic>
          </wp:inline>
        </w:drawing>
      </w:r>
    </w:p>
    <w:p w14:paraId="14A29F4D" w14:textId="2E2775A1" w:rsidR="69A932A7" w:rsidRDefault="69A932A7" w:rsidP="49D4289B">
      <w:pPr>
        <w:pStyle w:val="ListParagraph"/>
        <w:jc w:val="left"/>
      </w:pPr>
      <w:r>
        <w:t>Khi có số thực trong 3 số:</w:t>
      </w:r>
    </w:p>
    <w:p w14:paraId="4F5D76A7" w14:textId="29634537" w:rsidR="69A932A7" w:rsidRDefault="69A932A7" w:rsidP="49D4289B">
      <w:pPr>
        <w:ind w:firstLine="0"/>
        <w:jc w:val="center"/>
      </w:pPr>
      <w:r>
        <w:rPr>
          <w:noProof/>
        </w:rPr>
        <w:drawing>
          <wp:inline distT="0" distB="0" distL="0" distR="0" wp14:anchorId="7341EF2E" wp14:editId="7337DEA3">
            <wp:extent cx="5695948" cy="3587651"/>
            <wp:effectExtent l="0" t="0" r="0" b="0"/>
            <wp:docPr id="48697637" name="Picture 4869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695948" cy="3587651"/>
                    </a:xfrm>
                    <a:prstGeom prst="rect">
                      <a:avLst/>
                    </a:prstGeom>
                  </pic:spPr>
                </pic:pic>
              </a:graphicData>
            </a:graphic>
          </wp:inline>
        </w:drawing>
      </w:r>
    </w:p>
    <w:p w14:paraId="4D778D44" w14:textId="77777777" w:rsidR="00F529A7" w:rsidRDefault="00F529A7" w:rsidP="49D4289B">
      <w:pPr>
        <w:ind w:firstLine="0"/>
        <w:jc w:val="center"/>
      </w:pPr>
    </w:p>
    <w:p w14:paraId="7AF69D30" w14:textId="77777777" w:rsidR="00F529A7" w:rsidRDefault="00F529A7" w:rsidP="49D4289B">
      <w:pPr>
        <w:ind w:firstLine="0"/>
        <w:jc w:val="center"/>
      </w:pPr>
    </w:p>
    <w:p w14:paraId="2A2BF80E" w14:textId="77777777" w:rsidR="00F529A7" w:rsidRDefault="00F529A7" w:rsidP="49D4289B">
      <w:pPr>
        <w:ind w:firstLine="0"/>
        <w:jc w:val="center"/>
      </w:pPr>
    </w:p>
    <w:p w14:paraId="3D53EF61" w14:textId="77777777" w:rsidR="00F529A7" w:rsidRDefault="00F529A7" w:rsidP="49D4289B">
      <w:pPr>
        <w:ind w:firstLine="0"/>
        <w:jc w:val="center"/>
      </w:pPr>
    </w:p>
    <w:p w14:paraId="7516E309" w14:textId="77777777" w:rsidR="00F529A7" w:rsidRDefault="00F529A7" w:rsidP="49D4289B">
      <w:pPr>
        <w:ind w:firstLine="0"/>
        <w:jc w:val="center"/>
      </w:pPr>
    </w:p>
    <w:p w14:paraId="6341EB10" w14:textId="0DC44226" w:rsidR="69A932A7" w:rsidRDefault="69A932A7" w:rsidP="49D4289B">
      <w:pPr>
        <w:pStyle w:val="ListParagraph"/>
        <w:jc w:val="left"/>
      </w:pPr>
      <w:r>
        <w:lastRenderedPageBreak/>
        <w:t>Khi có số âm:</w:t>
      </w:r>
    </w:p>
    <w:p w14:paraId="5A56BE53" w14:textId="526A8083" w:rsidR="69A932A7" w:rsidRDefault="69A932A7" w:rsidP="49D4289B">
      <w:pPr>
        <w:ind w:firstLine="0"/>
        <w:jc w:val="left"/>
      </w:pPr>
      <w:r>
        <w:rPr>
          <w:noProof/>
        </w:rPr>
        <w:drawing>
          <wp:inline distT="0" distB="0" distL="0" distR="0" wp14:anchorId="7A465650" wp14:editId="4B3F76DD">
            <wp:extent cx="6124574" cy="3819525"/>
            <wp:effectExtent l="0" t="0" r="0" b="0"/>
            <wp:docPr id="837739855" name="Picture 83773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24574" cy="3819525"/>
                    </a:xfrm>
                    <a:prstGeom prst="rect">
                      <a:avLst/>
                    </a:prstGeom>
                  </pic:spPr>
                </pic:pic>
              </a:graphicData>
            </a:graphic>
          </wp:inline>
        </w:drawing>
      </w:r>
    </w:p>
    <w:p w14:paraId="1F0FD59F" w14:textId="7681221E" w:rsidR="69A932A7" w:rsidRDefault="69A932A7" w:rsidP="49D4289B">
      <w:pPr>
        <w:pStyle w:val="ListParagraph"/>
        <w:jc w:val="left"/>
      </w:pPr>
      <w:r>
        <w:t>Khi nhập sai dữ liệu:</w:t>
      </w:r>
    </w:p>
    <w:p w14:paraId="7C8C562F" w14:textId="1BBBCC9F" w:rsidR="69A932A7" w:rsidRDefault="69A932A7" w:rsidP="49D4289B">
      <w:pPr>
        <w:ind w:firstLine="0"/>
        <w:jc w:val="left"/>
      </w:pPr>
      <w:r>
        <w:rPr>
          <w:noProof/>
        </w:rPr>
        <w:drawing>
          <wp:inline distT="0" distB="0" distL="0" distR="0" wp14:anchorId="2E948733" wp14:editId="0A590B30">
            <wp:extent cx="6124574" cy="3838575"/>
            <wp:effectExtent l="0" t="0" r="0" b="0"/>
            <wp:docPr id="1535872726" name="Picture 153587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124574" cy="3838575"/>
                    </a:xfrm>
                    <a:prstGeom prst="rect">
                      <a:avLst/>
                    </a:prstGeom>
                  </pic:spPr>
                </pic:pic>
              </a:graphicData>
            </a:graphic>
          </wp:inline>
        </w:drawing>
      </w:r>
    </w:p>
    <w:p w14:paraId="604A0826" w14:textId="77777777" w:rsidR="00E412FE" w:rsidRDefault="00E412FE" w:rsidP="49D4289B">
      <w:pPr>
        <w:ind w:firstLine="0"/>
        <w:jc w:val="left"/>
      </w:pPr>
    </w:p>
    <w:p w14:paraId="42B5BCB8" w14:textId="77777777" w:rsidR="00F529A7" w:rsidRDefault="00F529A7" w:rsidP="49D4289B">
      <w:pPr>
        <w:ind w:firstLine="0"/>
        <w:jc w:val="left"/>
      </w:pPr>
    </w:p>
    <w:p w14:paraId="4B7A2ACE" w14:textId="77777777" w:rsidR="00F529A7" w:rsidRDefault="00F529A7" w:rsidP="49D4289B">
      <w:pPr>
        <w:ind w:firstLine="0"/>
        <w:jc w:val="left"/>
      </w:pPr>
    </w:p>
    <w:p w14:paraId="3E518470" w14:textId="536192AD" w:rsidR="00922546" w:rsidRDefault="00540B76" w:rsidP="00922546">
      <w:pPr>
        <w:pStyle w:val="Heading2"/>
      </w:pPr>
      <w:bookmarkStart w:id="7" w:name="_Toc178601377"/>
      <w:r>
        <w:lastRenderedPageBreak/>
        <w:t>Bài 2:</w:t>
      </w:r>
      <w:bookmarkEnd w:id="7"/>
    </w:p>
    <w:p w14:paraId="2F1B7AA2" w14:textId="7763D4DB" w:rsidR="00922546" w:rsidRDefault="00E74C22" w:rsidP="00E74C22">
      <w:pPr>
        <w:pStyle w:val="Heading3"/>
        <w:numPr>
          <w:ilvl w:val="0"/>
          <w:numId w:val="0"/>
        </w:numPr>
      </w:pPr>
      <w:bookmarkStart w:id="8" w:name="_Toc178601378"/>
      <w:r>
        <w:t xml:space="preserve">Yêu cầu: </w:t>
      </w:r>
      <w:r w:rsidR="00922546">
        <w:t xml:space="preserve">Viết chương trình nhập vào 2 số nguyên </w:t>
      </w:r>
      <w:proofErr w:type="gramStart"/>
      <w:r w:rsidR="00922546">
        <w:t>A</w:t>
      </w:r>
      <w:proofErr w:type="gramEnd"/>
      <w:r w:rsidR="00922546">
        <w:t xml:space="preserve"> và B, tính kết quả:</w:t>
      </w:r>
      <w:bookmarkEnd w:id="8"/>
    </w:p>
    <w:p w14:paraId="4C3C679A" w14:textId="77777777" w:rsidR="00922546" w:rsidRDefault="00922546" w:rsidP="00922546">
      <w:pPr>
        <w:pStyle w:val="ListParagraph"/>
        <w:numPr>
          <w:ilvl w:val="0"/>
          <w:numId w:val="0"/>
        </w:numPr>
        <w:ind w:left="927"/>
      </w:pPr>
      <w:r>
        <w:t>+ Bảng cửu chương</w:t>
      </w:r>
    </w:p>
    <w:p w14:paraId="445F551D" w14:textId="77777777" w:rsidR="00922546" w:rsidRDefault="00922546" w:rsidP="00922546">
      <w:pPr>
        <w:pStyle w:val="ListParagraph"/>
        <w:numPr>
          <w:ilvl w:val="0"/>
          <w:numId w:val="0"/>
        </w:numPr>
        <w:ind w:left="927"/>
      </w:pPr>
      <w:r>
        <w:t>+ Tính toán gia trị bao gồm:</w:t>
      </w:r>
    </w:p>
    <w:p w14:paraId="18510F08" w14:textId="77777777" w:rsidR="00922546" w:rsidRDefault="00922546" w:rsidP="00C729D4">
      <w:pPr>
        <w:pStyle w:val="ListParagraph"/>
        <w:numPr>
          <w:ilvl w:val="0"/>
          <w:numId w:val="8"/>
        </w:numPr>
      </w:pPr>
      <w:r>
        <w:t>(A-B)!</w:t>
      </w:r>
    </w:p>
    <w:p w14:paraId="02B9C865" w14:textId="77777777" w:rsidR="003C0494" w:rsidRPr="003C0494" w:rsidRDefault="00922546" w:rsidP="003C0494">
      <w:pPr>
        <w:pStyle w:val="ListParagraph"/>
        <w:numPr>
          <w:ilvl w:val="0"/>
          <w:numId w:val="8"/>
        </w:numPr>
      </w:pPr>
      <w:r>
        <w:t>Tổng S= A</w:t>
      </w:r>
      <w:r>
        <w:rPr>
          <w:vertAlign w:val="superscript"/>
        </w:rPr>
        <w:t xml:space="preserve">1  </w:t>
      </w:r>
      <w:r>
        <w:t>+ A</w:t>
      </w:r>
      <w:r>
        <w:rPr>
          <w:vertAlign w:val="superscript"/>
        </w:rPr>
        <w:t xml:space="preserve">2 </w:t>
      </w:r>
      <w:r>
        <w:t xml:space="preserve"> … + A</w:t>
      </w:r>
      <w:r>
        <w:rPr>
          <w:vertAlign w:val="superscript"/>
        </w:rPr>
        <w:t>B</w:t>
      </w:r>
    </w:p>
    <w:p w14:paraId="5FBB70CA" w14:textId="3F4917D4" w:rsidR="00922546" w:rsidRDefault="00922546" w:rsidP="003C0494">
      <w:pPr>
        <w:pStyle w:val="ListParagraph"/>
        <w:numPr>
          <w:ilvl w:val="0"/>
          <w:numId w:val="16"/>
        </w:numPr>
      </w:pPr>
      <w:r>
        <w:t>Ý tưởng thực hiện:</w:t>
      </w:r>
    </w:p>
    <w:p w14:paraId="243EDC2C" w14:textId="77777777" w:rsidR="007C4344" w:rsidRDefault="007C4344" w:rsidP="00C729D4">
      <w:pPr>
        <w:pStyle w:val="ListParagraph"/>
        <w:numPr>
          <w:ilvl w:val="0"/>
          <w:numId w:val="8"/>
        </w:numPr>
      </w:pPr>
      <w:r>
        <w:t xml:space="preserve">Dùng 2 textbox để nhập 2 số A và B, 1 </w:t>
      </w:r>
      <w:proofErr w:type="gramStart"/>
      <w:r>
        <w:t>textbox(</w:t>
      </w:r>
      <w:proofErr w:type="gramEnd"/>
      <w:r>
        <w:t>chỉ đọc) dùng để hiển thị kết quả.</w:t>
      </w:r>
    </w:p>
    <w:p w14:paraId="7541CE70" w14:textId="77777777" w:rsidR="007C4344" w:rsidRDefault="007C4344" w:rsidP="00C729D4">
      <w:pPr>
        <w:pStyle w:val="ListParagraph"/>
        <w:numPr>
          <w:ilvl w:val="0"/>
          <w:numId w:val="8"/>
        </w:numPr>
      </w:pPr>
      <w:r>
        <w:t>Dùng 1 combobox để người dùng có thể chọn cách tính toán.</w:t>
      </w:r>
    </w:p>
    <w:p w14:paraId="2FF420B0" w14:textId="77777777" w:rsidR="007C4344" w:rsidRDefault="007C4344" w:rsidP="00C729D4">
      <w:pPr>
        <w:pStyle w:val="ListParagraph"/>
        <w:numPr>
          <w:ilvl w:val="0"/>
          <w:numId w:val="8"/>
        </w:numPr>
      </w:pPr>
      <w:r>
        <w:t>Dùng 1 button để tính toán giá trị, 1 button để xóa hết nội dung đang hiển thị của 3 textbox, 1 button dùng để đóng ứng dụng.</w:t>
      </w:r>
    </w:p>
    <w:p w14:paraId="61962EC4" w14:textId="77777777" w:rsidR="0019202F" w:rsidRDefault="0019202F" w:rsidP="00C729D4">
      <w:pPr>
        <w:pStyle w:val="ListParagraph"/>
        <w:numPr>
          <w:ilvl w:val="0"/>
          <w:numId w:val="7"/>
        </w:numPr>
      </w:pPr>
      <w:r>
        <w:t>Giao diện sản phẩm:</w:t>
      </w:r>
    </w:p>
    <w:p w14:paraId="77AC7BEF" w14:textId="36C556DF" w:rsidR="00922546" w:rsidRDefault="007C4344" w:rsidP="00353DAC">
      <w:pPr>
        <w:ind w:left="567" w:firstLine="0"/>
      </w:pPr>
      <w:r>
        <w:t xml:space="preserve"> </w:t>
      </w:r>
      <w:r w:rsidR="00DF7221">
        <w:rPr>
          <w:noProof/>
        </w:rPr>
        <w:drawing>
          <wp:inline distT="0" distB="0" distL="0" distR="0" wp14:anchorId="18DAD9ED" wp14:editId="7201EC29">
            <wp:extent cx="5570220" cy="3307080"/>
            <wp:effectExtent l="0" t="0" r="0" b="7620"/>
            <wp:docPr id="1719586769" name="Hình ảnh 1" descr="Ảnh có chứa văn bản, ảnh chụp màn hình,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18">
                      <a:extLst>
                        <a:ext uri="{28A0092B-C50C-407E-A947-70E740481C1C}">
                          <a14:useLocalDpi xmlns:a14="http://schemas.microsoft.com/office/drawing/2010/main" val="0"/>
                        </a:ext>
                      </a:extLst>
                    </a:blip>
                    <a:stretch>
                      <a:fillRect/>
                    </a:stretch>
                  </pic:blipFill>
                  <pic:spPr>
                    <a:xfrm>
                      <a:off x="0" y="0"/>
                      <a:ext cx="5570705" cy="3307368"/>
                    </a:xfrm>
                    <a:prstGeom prst="rect">
                      <a:avLst/>
                    </a:prstGeom>
                  </pic:spPr>
                </pic:pic>
              </a:graphicData>
            </a:graphic>
          </wp:inline>
        </w:drawing>
      </w:r>
    </w:p>
    <w:p w14:paraId="4BA27C08" w14:textId="5D13B749" w:rsidR="0033165A" w:rsidRDefault="0033165A" w:rsidP="00353DAC">
      <w:pPr>
        <w:ind w:left="567" w:firstLine="0"/>
      </w:pPr>
    </w:p>
    <w:p w14:paraId="586B4FEC" w14:textId="76C6801B" w:rsidR="0033165A" w:rsidRDefault="0033165A" w:rsidP="00353DAC">
      <w:pPr>
        <w:ind w:left="567" w:firstLine="0"/>
      </w:pPr>
    </w:p>
    <w:p w14:paraId="382D94C7" w14:textId="51D7EEDB" w:rsidR="0033165A" w:rsidRDefault="0033165A" w:rsidP="00353DAC">
      <w:pPr>
        <w:ind w:left="567" w:firstLine="0"/>
      </w:pPr>
    </w:p>
    <w:p w14:paraId="63F3382D" w14:textId="2E14274A" w:rsidR="0033165A" w:rsidRDefault="0033165A" w:rsidP="00353DAC">
      <w:pPr>
        <w:ind w:left="567" w:firstLine="0"/>
      </w:pPr>
    </w:p>
    <w:p w14:paraId="56340850" w14:textId="0D6B7760" w:rsidR="0033165A" w:rsidRDefault="0033165A" w:rsidP="00353DAC">
      <w:pPr>
        <w:ind w:left="567" w:firstLine="0"/>
      </w:pPr>
    </w:p>
    <w:p w14:paraId="6ECF437D" w14:textId="0C24ABAA" w:rsidR="0033165A" w:rsidRDefault="0033165A" w:rsidP="00353DAC">
      <w:pPr>
        <w:ind w:left="567" w:firstLine="0"/>
      </w:pPr>
    </w:p>
    <w:p w14:paraId="75DA615D" w14:textId="3CC7C7CE" w:rsidR="0033165A" w:rsidRDefault="0033165A" w:rsidP="00353DAC">
      <w:pPr>
        <w:ind w:left="567" w:firstLine="0"/>
      </w:pPr>
    </w:p>
    <w:p w14:paraId="57490912" w14:textId="48C3DCB0" w:rsidR="0033165A" w:rsidRDefault="0033165A" w:rsidP="00353DAC">
      <w:pPr>
        <w:ind w:left="567" w:firstLine="0"/>
      </w:pPr>
    </w:p>
    <w:p w14:paraId="1CF635BD" w14:textId="77777777" w:rsidR="0033165A" w:rsidRDefault="0033165A" w:rsidP="00353DAC">
      <w:pPr>
        <w:ind w:left="567" w:firstLine="0"/>
      </w:pPr>
    </w:p>
    <w:p w14:paraId="228ED008" w14:textId="39047503" w:rsidR="00DF7221" w:rsidRDefault="00DF7221" w:rsidP="0033165A">
      <w:pPr>
        <w:pStyle w:val="ListParagraph"/>
        <w:numPr>
          <w:ilvl w:val="0"/>
          <w:numId w:val="7"/>
        </w:numPr>
      </w:pPr>
      <w:r>
        <w:lastRenderedPageBreak/>
        <w:t>Các đoạn code chính:</w:t>
      </w:r>
    </w:p>
    <w:p w14:paraId="7BF2A594" w14:textId="77777777" w:rsidR="00277C7F" w:rsidRDefault="00277C7F" w:rsidP="008511B3">
      <w:pPr>
        <w:ind w:left="641" w:hanging="357"/>
      </w:pPr>
      <w:r w:rsidRPr="005E08E2">
        <w:rPr>
          <w:noProof/>
        </w:rPr>
        <w:drawing>
          <wp:inline distT="0" distB="0" distL="0" distR="0" wp14:anchorId="03C8A38E" wp14:editId="43373CED">
            <wp:extent cx="5925377" cy="2819794"/>
            <wp:effectExtent l="0" t="0" r="0" b="0"/>
            <wp:docPr id="1531390338"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0338" name="Hình ảnh 1" descr="Ảnh có chứa văn bản, ảnh chụp màn hình, phần mềm, Phần mềm đa phương tiện&#10;&#10;Mô tả được tạo tự động"/>
                    <pic:cNvPicPr/>
                  </pic:nvPicPr>
                  <pic:blipFill>
                    <a:blip r:embed="rId19"/>
                    <a:stretch>
                      <a:fillRect/>
                    </a:stretch>
                  </pic:blipFill>
                  <pic:spPr>
                    <a:xfrm>
                      <a:off x="0" y="0"/>
                      <a:ext cx="5925377" cy="2819794"/>
                    </a:xfrm>
                    <a:prstGeom prst="rect">
                      <a:avLst/>
                    </a:prstGeom>
                  </pic:spPr>
                </pic:pic>
              </a:graphicData>
            </a:graphic>
          </wp:inline>
        </w:drawing>
      </w:r>
    </w:p>
    <w:p w14:paraId="41D2FF40" w14:textId="626AD37B" w:rsidR="00277C7F" w:rsidRDefault="00277C7F" w:rsidP="0033165A">
      <w:pPr>
        <w:pStyle w:val="ListParagraph"/>
        <w:numPr>
          <w:ilvl w:val="0"/>
          <w:numId w:val="7"/>
        </w:numPr>
      </w:pPr>
      <w:r>
        <w:t>Hàm Check để</w:t>
      </w:r>
      <w:r w:rsidR="00FC7952">
        <w:t xml:space="preserve"> </w:t>
      </w:r>
      <w:r>
        <w:t>kiểm tra chuỗi kí tự đó có hoàn toàn là số hay không nếu đúng thì sẽ trả về True nếu sai thì trả về False</w:t>
      </w:r>
    </w:p>
    <w:p w14:paraId="378121AF" w14:textId="3D12EB92" w:rsidR="00FC7952" w:rsidRDefault="00277C7F" w:rsidP="0033165A">
      <w:pPr>
        <w:ind w:left="641" w:hanging="357"/>
      </w:pPr>
      <w:r w:rsidRPr="008511B3">
        <w:rPr>
          <w:noProof/>
        </w:rPr>
        <w:drawing>
          <wp:inline distT="0" distB="0" distL="0" distR="0" wp14:anchorId="73DEC8C3" wp14:editId="75CBA931">
            <wp:extent cx="6120765" cy="3246755"/>
            <wp:effectExtent l="0" t="0" r="0" b="0"/>
            <wp:docPr id="1694374298"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4298" name="Hình ảnh 1" descr="Ảnh có chứa văn bản, ảnh chụp màn hình, phần mềm, Phông chữ&#10;&#10;Mô tả được tạo tự động"/>
                    <pic:cNvPicPr/>
                  </pic:nvPicPr>
                  <pic:blipFill>
                    <a:blip r:embed="rId20"/>
                    <a:stretch>
                      <a:fillRect/>
                    </a:stretch>
                  </pic:blipFill>
                  <pic:spPr>
                    <a:xfrm>
                      <a:off x="0" y="0"/>
                      <a:ext cx="6120765" cy="3246755"/>
                    </a:xfrm>
                    <a:prstGeom prst="rect">
                      <a:avLst/>
                    </a:prstGeom>
                  </pic:spPr>
                </pic:pic>
              </a:graphicData>
            </a:graphic>
          </wp:inline>
        </w:drawing>
      </w:r>
    </w:p>
    <w:p w14:paraId="0C1E04CD" w14:textId="4B26039B" w:rsidR="008511B3" w:rsidRDefault="008511B3" w:rsidP="00C729D4">
      <w:pPr>
        <w:pStyle w:val="ListParagraph"/>
        <w:numPr>
          <w:ilvl w:val="0"/>
          <w:numId w:val="7"/>
        </w:numPr>
      </w:pPr>
      <w:proofErr w:type="gramStart"/>
      <w:r>
        <w:t>Textbox1 để nhập số A, Textbox2 để nhập số B: 2 hàm textBox1_TextChanged và textBox</w:t>
      </w:r>
      <w:r w:rsidR="00FC7952">
        <w:t>2</w:t>
      </w:r>
      <w:r>
        <w:t xml:space="preserve">_TextChanged sẽ kiểm tra nếu như </w:t>
      </w:r>
      <w:r w:rsidR="005E08E2">
        <w:t xml:space="preserve">chuỗi kí tự (text) trong textBox bị thay đổi thì 2 hàm này được gọi </w:t>
      </w:r>
      <w:r w:rsidR="00276F47">
        <w:t xml:space="preserve">nếu mà hàm </w:t>
      </w:r>
      <w:r w:rsidR="00C23520">
        <w:t>C</w:t>
      </w:r>
      <w:r w:rsidR="00276F47">
        <w:t>heck trả về kết quả là False thì tức là kí tự mới được nhập vào không phải là số</w:t>
      </w:r>
      <w:r w:rsidR="008C19B1">
        <w:t xml:space="preserve">(vì hàm </w:t>
      </w:r>
      <w:r w:rsidR="00C23520">
        <w:t>C</w:t>
      </w:r>
      <w:r w:rsidR="008C19B1">
        <w:t xml:space="preserve">heck được gọi lên tục khi text trong textBox thay đổi) -&gt; </w:t>
      </w:r>
      <w:r w:rsidR="00C23520">
        <w:t>M</w:t>
      </w:r>
      <w:r w:rsidR="008C19B1">
        <w:t>essage</w:t>
      </w:r>
      <w:r w:rsidR="00C23520">
        <w:t>Box</w:t>
      </w:r>
      <w:r w:rsidR="008C19B1">
        <w:t xml:space="preserve"> hiện lên và thông báo “Vui lòng chỉ nhập số!” khi người dùng nhấn ok thì text trong textBox tự động xóa kí tự sai mới được nhập vào.</w:t>
      </w:r>
      <w:proofErr w:type="gramEnd"/>
      <w:r w:rsidR="000C1E2C">
        <w:t xml:space="preserve"> </w:t>
      </w:r>
    </w:p>
    <w:p w14:paraId="05F614EF" w14:textId="77777777" w:rsidR="006831F8" w:rsidRDefault="006831F8" w:rsidP="006831F8">
      <w:pPr>
        <w:ind w:firstLine="0"/>
      </w:pPr>
    </w:p>
    <w:p w14:paraId="6496C88C" w14:textId="77777777" w:rsidR="006831F8" w:rsidRDefault="006831F8" w:rsidP="006831F8">
      <w:pPr>
        <w:ind w:firstLine="0"/>
      </w:pPr>
    </w:p>
    <w:p w14:paraId="20BF1C45" w14:textId="062E05A4" w:rsidR="00FC7952" w:rsidRDefault="006831F8" w:rsidP="006831F8">
      <w:pPr>
        <w:ind w:firstLine="0"/>
      </w:pPr>
      <w:r w:rsidRPr="006831F8">
        <w:rPr>
          <w:noProof/>
        </w:rPr>
        <w:lastRenderedPageBreak/>
        <w:drawing>
          <wp:inline distT="0" distB="0" distL="0" distR="0" wp14:anchorId="0A884D26" wp14:editId="20B0F648">
            <wp:extent cx="6120765" cy="2587625"/>
            <wp:effectExtent l="0" t="0" r="0" b="3175"/>
            <wp:docPr id="1191592924" name="Hình ảnh 1"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92924" name="Hình ảnh 1" descr="Ảnh có chứa văn bản, ảnh chụp màn hình, Phông chữ, phần mềm&#10;&#10;Mô tả được tạo tự động"/>
                    <pic:cNvPicPr/>
                  </pic:nvPicPr>
                  <pic:blipFill>
                    <a:blip r:embed="rId21"/>
                    <a:stretch>
                      <a:fillRect/>
                    </a:stretch>
                  </pic:blipFill>
                  <pic:spPr>
                    <a:xfrm>
                      <a:off x="0" y="0"/>
                      <a:ext cx="6120765" cy="2587625"/>
                    </a:xfrm>
                    <a:prstGeom prst="rect">
                      <a:avLst/>
                    </a:prstGeom>
                  </pic:spPr>
                </pic:pic>
              </a:graphicData>
            </a:graphic>
          </wp:inline>
        </w:drawing>
      </w:r>
    </w:p>
    <w:p w14:paraId="147DCD14" w14:textId="04056948" w:rsidR="00FC7952" w:rsidRDefault="006831F8" w:rsidP="0033165A">
      <w:pPr>
        <w:pStyle w:val="ListParagraph"/>
        <w:numPr>
          <w:ilvl w:val="0"/>
          <w:numId w:val="7"/>
        </w:numPr>
      </w:pPr>
      <w:r>
        <w:t>Hàm này sẽ được gọi khi người dùng click vào nút Tính toán</w:t>
      </w:r>
      <w:r w:rsidR="002402BA">
        <w:t xml:space="preserve"> các</w:t>
      </w:r>
      <w:r>
        <w:t xml:space="preserve"> giá trị </w:t>
      </w:r>
      <w:proofErr w:type="gramStart"/>
      <w:r>
        <w:t>theo</w:t>
      </w:r>
      <w:proofErr w:type="gramEnd"/>
      <w:r>
        <w:t xml:space="preserve"> lựa chọn của người dùng ở comboBox</w:t>
      </w:r>
      <w:r w:rsidR="002402BA">
        <w:t xml:space="preserve">. Nếu mà comboBox.SelectedIndex == </w:t>
      </w:r>
      <w:proofErr w:type="gramStart"/>
      <w:r w:rsidR="002402BA">
        <w:t>0</w:t>
      </w:r>
      <w:proofErr w:type="gramEnd"/>
      <w:r w:rsidR="002402BA">
        <w:t xml:space="preserve"> </w:t>
      </w:r>
      <w:r w:rsidR="00D56B42">
        <w:t>(</w:t>
      </w:r>
      <w:r w:rsidR="002402BA">
        <w:t xml:space="preserve">tức là người dùng chọn phương pháp tính toán thứ nhất là </w:t>
      </w:r>
      <w:r w:rsidR="00D56B42">
        <w:t xml:space="preserve">tính </w:t>
      </w:r>
      <w:r w:rsidR="002402BA">
        <w:t xml:space="preserve">bảng cửu chương </w:t>
      </w:r>
      <w:r w:rsidR="00D56B42">
        <w:t xml:space="preserve">B-A) </w:t>
      </w:r>
      <w:r w:rsidR="00144962">
        <w:t xml:space="preserve">đòng thời </w:t>
      </w:r>
      <w:r w:rsidR="00D56B42">
        <w:t>txA (textBox để nhập số A)</w:t>
      </w:r>
      <w:r w:rsidR="00E46D52">
        <w:t xml:space="preserve"> và txB (textBox để nhập số B) khác null thì thực hiện gọi hàm bbc.</w:t>
      </w:r>
      <w:r w:rsidR="008D6309" w:rsidRPr="008D6309">
        <w:t xml:space="preserve"> </w:t>
      </w:r>
      <w:proofErr w:type="gramStart"/>
      <w:r w:rsidR="008D6309">
        <w:t xml:space="preserve">Nếu mà comboBox.SelectedIndex == 1 (tức là người dùng chọn phương pháp tính toán thứ </w:t>
      </w:r>
      <w:r w:rsidR="00FC09E1">
        <w:t>hai</w:t>
      </w:r>
      <w:r w:rsidR="008D6309">
        <w:t xml:space="preserve"> là tính </w:t>
      </w:r>
      <w:r w:rsidR="00FC09E1">
        <w:t>giai thừa B – A và tính giá trị S= A</w:t>
      </w:r>
      <w:r w:rsidR="00FC09E1">
        <w:rPr>
          <w:vertAlign w:val="superscript"/>
        </w:rPr>
        <w:t xml:space="preserve">1  </w:t>
      </w:r>
      <w:r w:rsidR="00FC09E1">
        <w:t>+ A</w:t>
      </w:r>
      <w:r w:rsidR="00FC09E1">
        <w:rPr>
          <w:vertAlign w:val="superscript"/>
        </w:rPr>
        <w:t xml:space="preserve">2 </w:t>
      </w:r>
      <w:r w:rsidR="00FC09E1">
        <w:t xml:space="preserve"> </w:t>
      </w:r>
      <w:r w:rsidR="00FF0084">
        <w:t>+</w:t>
      </w:r>
      <w:r w:rsidR="00FC09E1">
        <w:t>… + A</w:t>
      </w:r>
      <w:r w:rsidR="00FC09E1">
        <w:rPr>
          <w:vertAlign w:val="superscript"/>
        </w:rPr>
        <w:t>B</w:t>
      </w:r>
      <w:r w:rsidR="008D6309">
        <w:t xml:space="preserve">) </w:t>
      </w:r>
      <w:r w:rsidR="00144962">
        <w:t xml:space="preserve">đồng thời </w:t>
      </w:r>
      <w:r w:rsidR="008D6309">
        <w:t>txA (textBox để nhập số A) và txB (textBox để nhập số B) khác null</w:t>
      </w:r>
      <w:r w:rsidR="00FC09E1">
        <w:t xml:space="preserve"> thì gọi hàm gt và sum</w:t>
      </w:r>
      <w:r w:rsidR="007732B7">
        <w:t xml:space="preserve"> kết quả của 2 hàm này được chuyển đổi thành chuỗi kí tự và được lưu vào biến re và khi hoàn thành kết quả sẽ được hiển thị ở textBox3 (textBox hiển thị kết quả) </w:t>
      </w:r>
      <w:r w:rsidR="00FC09E1">
        <w:t>.</w:t>
      </w:r>
      <w:proofErr w:type="gramEnd"/>
    </w:p>
    <w:p w14:paraId="42E983FA" w14:textId="48481678" w:rsidR="000E6448" w:rsidRDefault="000E6448" w:rsidP="000E6448">
      <w:pPr>
        <w:ind w:firstLine="0"/>
      </w:pPr>
      <w:r w:rsidRPr="000E6448">
        <w:rPr>
          <w:noProof/>
        </w:rPr>
        <w:drawing>
          <wp:inline distT="0" distB="0" distL="0" distR="0" wp14:anchorId="1092CC3E" wp14:editId="3AD6CF42">
            <wp:extent cx="6120765" cy="1337310"/>
            <wp:effectExtent l="0" t="0" r="0" b="0"/>
            <wp:docPr id="28166134" name="Hình ảnh 1" descr="Ảnh có chứa Phần mềm đa phương tiện, văn bản, phần mềm, Phần mềm đồ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6134" name="Hình ảnh 1" descr="Ảnh có chứa Phần mềm đa phương tiện, văn bản, phần mềm, Phần mềm đồ họa&#10;&#10;Mô tả được tạo tự động"/>
                    <pic:cNvPicPr/>
                  </pic:nvPicPr>
                  <pic:blipFill>
                    <a:blip r:embed="rId22"/>
                    <a:stretch>
                      <a:fillRect/>
                    </a:stretch>
                  </pic:blipFill>
                  <pic:spPr>
                    <a:xfrm>
                      <a:off x="0" y="0"/>
                      <a:ext cx="6120765" cy="1337310"/>
                    </a:xfrm>
                    <a:prstGeom prst="rect">
                      <a:avLst/>
                    </a:prstGeom>
                  </pic:spPr>
                </pic:pic>
              </a:graphicData>
            </a:graphic>
          </wp:inline>
        </w:drawing>
      </w:r>
    </w:p>
    <w:p w14:paraId="2FB55AB2" w14:textId="13EC72C8" w:rsidR="00FC7952" w:rsidRDefault="000E6448" w:rsidP="0033165A">
      <w:pPr>
        <w:pStyle w:val="ListParagraph"/>
        <w:numPr>
          <w:ilvl w:val="0"/>
          <w:numId w:val="7"/>
        </w:numPr>
      </w:pPr>
      <w:r>
        <w:t xml:space="preserve">Hàm bcc sẽ tính bản cửu chương B – </w:t>
      </w:r>
      <w:proofErr w:type="gramStart"/>
      <w:r>
        <w:t xml:space="preserve">A </w:t>
      </w:r>
      <w:r w:rsidR="00DC05C3">
        <w:t>,</w:t>
      </w:r>
      <w:proofErr w:type="gramEnd"/>
      <w:r w:rsidR="00DC05C3">
        <w:t xml:space="preserve"> bảng cửu chương sẽ được tính và chuyển đổi thành chuỗi kí tự </w:t>
      </w:r>
      <w:r>
        <w:t xml:space="preserve">và sẽ được </w:t>
      </w:r>
      <w:r w:rsidR="007732B7">
        <w:t xml:space="preserve">hiển thị ở </w:t>
      </w:r>
      <w:r>
        <w:t>textBox3 (textBox hiển thị kết quả) hiển thị.</w:t>
      </w:r>
    </w:p>
    <w:p w14:paraId="7E359AB7" w14:textId="3E9F079A" w:rsidR="00A84BBC" w:rsidRDefault="00A84BBC" w:rsidP="00A84BBC">
      <w:pPr>
        <w:ind w:firstLine="0"/>
      </w:pPr>
      <w:r w:rsidRPr="00A84BBC">
        <w:rPr>
          <w:noProof/>
        </w:rPr>
        <w:drawing>
          <wp:inline distT="0" distB="0" distL="0" distR="0" wp14:anchorId="75F370D7" wp14:editId="224CB220">
            <wp:extent cx="6120765" cy="1190625"/>
            <wp:effectExtent l="0" t="0" r="0" b="9525"/>
            <wp:docPr id="1505424877"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24877" name="Hình ảnh 1" descr="Ảnh có chứa văn bản, ảnh chụp màn hình, Phông chữ&#10;&#10;Mô tả được tạo tự động"/>
                    <pic:cNvPicPr/>
                  </pic:nvPicPr>
                  <pic:blipFill>
                    <a:blip r:embed="rId23"/>
                    <a:stretch>
                      <a:fillRect/>
                    </a:stretch>
                  </pic:blipFill>
                  <pic:spPr>
                    <a:xfrm>
                      <a:off x="0" y="0"/>
                      <a:ext cx="6122724" cy="1191006"/>
                    </a:xfrm>
                    <a:prstGeom prst="rect">
                      <a:avLst/>
                    </a:prstGeom>
                  </pic:spPr>
                </pic:pic>
              </a:graphicData>
            </a:graphic>
          </wp:inline>
        </w:drawing>
      </w:r>
    </w:p>
    <w:p w14:paraId="78B99CAE" w14:textId="4C011AD6" w:rsidR="00A84BBC" w:rsidRDefault="00A84BBC" w:rsidP="00C729D4">
      <w:pPr>
        <w:pStyle w:val="ListParagraph"/>
        <w:numPr>
          <w:ilvl w:val="0"/>
          <w:numId w:val="7"/>
        </w:numPr>
      </w:pPr>
      <w:r>
        <w:t xml:space="preserve">Hàm gt sẽ tính giai thừa </w:t>
      </w:r>
      <w:r w:rsidR="00226376">
        <w:t xml:space="preserve">B – A </w:t>
      </w:r>
      <w:r w:rsidR="00DC05C3">
        <w:t xml:space="preserve">bằng phương pháp đệ qui </w:t>
      </w:r>
      <w:r w:rsidR="00226376">
        <w:t>và trả về giá trị kiểu long.</w:t>
      </w:r>
    </w:p>
    <w:p w14:paraId="64EA89AE" w14:textId="45E46A60" w:rsidR="00226376" w:rsidRDefault="007732B7" w:rsidP="00226376">
      <w:pPr>
        <w:ind w:firstLine="0"/>
      </w:pPr>
      <w:r w:rsidRPr="007732B7">
        <w:rPr>
          <w:noProof/>
        </w:rPr>
        <w:lastRenderedPageBreak/>
        <w:drawing>
          <wp:inline distT="0" distB="0" distL="0" distR="0" wp14:anchorId="66D1C215" wp14:editId="0A4059E6">
            <wp:extent cx="6139543" cy="2266315"/>
            <wp:effectExtent l="0" t="0" r="0" b="635"/>
            <wp:docPr id="457416416"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6416" name="Hình ảnh 1" descr="Ảnh có chứa văn bản, ảnh chụp màn hình, phần mềm, Phông chữ&#10;&#10;Mô tả được tạo tự động"/>
                    <pic:cNvPicPr/>
                  </pic:nvPicPr>
                  <pic:blipFill>
                    <a:blip r:embed="rId24"/>
                    <a:stretch>
                      <a:fillRect/>
                    </a:stretch>
                  </pic:blipFill>
                  <pic:spPr>
                    <a:xfrm>
                      <a:off x="0" y="0"/>
                      <a:ext cx="6151293" cy="2270652"/>
                    </a:xfrm>
                    <a:prstGeom prst="rect">
                      <a:avLst/>
                    </a:prstGeom>
                  </pic:spPr>
                </pic:pic>
              </a:graphicData>
            </a:graphic>
          </wp:inline>
        </w:drawing>
      </w:r>
    </w:p>
    <w:p w14:paraId="79F27EB4" w14:textId="56BC8CC4" w:rsidR="007732B7" w:rsidRDefault="007732B7" w:rsidP="00C729D4">
      <w:pPr>
        <w:pStyle w:val="ListParagraph"/>
        <w:numPr>
          <w:ilvl w:val="0"/>
          <w:numId w:val="7"/>
        </w:numPr>
      </w:pPr>
      <w:r>
        <w:t xml:space="preserve">Hàm sum sẽ tính </w:t>
      </w:r>
      <w:r w:rsidRPr="007732B7">
        <w:t xml:space="preserve">S= </w:t>
      </w:r>
      <w:proofErr w:type="gramStart"/>
      <w:r w:rsidRPr="007732B7">
        <w:t>A</w:t>
      </w:r>
      <w:r w:rsidRPr="007732B7">
        <w:rPr>
          <w:vertAlign w:val="superscript"/>
        </w:rPr>
        <w:t xml:space="preserve">1  </w:t>
      </w:r>
      <w:r w:rsidRPr="007732B7">
        <w:t>+</w:t>
      </w:r>
      <w:proofErr w:type="gramEnd"/>
      <w:r w:rsidRPr="007732B7">
        <w:t xml:space="preserve"> A</w:t>
      </w:r>
      <w:r w:rsidRPr="007732B7">
        <w:rPr>
          <w:vertAlign w:val="superscript"/>
        </w:rPr>
        <w:t xml:space="preserve">2 </w:t>
      </w:r>
      <w:r w:rsidRPr="007732B7">
        <w:t xml:space="preserve"> … + A</w:t>
      </w:r>
      <w:r w:rsidRPr="007732B7">
        <w:rPr>
          <w:vertAlign w:val="superscript"/>
        </w:rPr>
        <w:t>B</w:t>
      </w:r>
      <w:r w:rsidR="00003A79">
        <w:rPr>
          <w:vertAlign w:val="superscript"/>
        </w:rPr>
        <w:t xml:space="preserve"> </w:t>
      </w:r>
      <w:r w:rsidR="00003A79">
        <w:t xml:space="preserve"> </w:t>
      </w:r>
      <w:r w:rsidR="000404AE">
        <w:t>bằng vòng lặp for và hàm lũy thừa pow.</w:t>
      </w:r>
    </w:p>
    <w:p w14:paraId="3985B470" w14:textId="7C0DBBFD" w:rsidR="000E6448" w:rsidRDefault="004B5C4C" w:rsidP="00C729D4">
      <w:pPr>
        <w:pStyle w:val="ListParagraph"/>
        <w:numPr>
          <w:ilvl w:val="0"/>
          <w:numId w:val="7"/>
        </w:numPr>
      </w:pPr>
      <w:r>
        <w:t>Demo sản phẩm</w:t>
      </w:r>
      <w:r w:rsidR="00353DAC">
        <w:t>:</w:t>
      </w:r>
    </w:p>
    <w:p w14:paraId="0B4FF9A2" w14:textId="602274AB" w:rsidR="004B5C4C" w:rsidRDefault="00BA76BC" w:rsidP="004B5C4C">
      <w:pPr>
        <w:ind w:firstLine="0"/>
      </w:pPr>
      <w:r w:rsidRPr="00BA76BC">
        <w:rPr>
          <w:noProof/>
        </w:rPr>
        <w:drawing>
          <wp:inline distT="0" distB="0" distL="0" distR="0" wp14:anchorId="24E2B2A4" wp14:editId="63E76DC7">
            <wp:extent cx="6120186" cy="6317673"/>
            <wp:effectExtent l="0" t="0" r="0" b="6985"/>
            <wp:docPr id="1363101639"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01639" name="Hình ảnh 1" descr="Ảnh có chứa văn bản, ảnh chụp màn hình, số, Phông chữ&#10;&#10;Mô tả được tạo tự động"/>
                    <pic:cNvPicPr/>
                  </pic:nvPicPr>
                  <pic:blipFill>
                    <a:blip r:embed="rId25"/>
                    <a:stretch>
                      <a:fillRect/>
                    </a:stretch>
                  </pic:blipFill>
                  <pic:spPr>
                    <a:xfrm>
                      <a:off x="0" y="0"/>
                      <a:ext cx="6125037" cy="6322681"/>
                    </a:xfrm>
                    <a:prstGeom prst="rect">
                      <a:avLst/>
                    </a:prstGeom>
                  </pic:spPr>
                </pic:pic>
              </a:graphicData>
            </a:graphic>
          </wp:inline>
        </w:drawing>
      </w:r>
    </w:p>
    <w:p w14:paraId="2BC33C88" w14:textId="793D55F8" w:rsidR="00C47FED" w:rsidRDefault="002C27D9" w:rsidP="004B5C4C">
      <w:pPr>
        <w:ind w:firstLine="0"/>
      </w:pPr>
      <w:r w:rsidRPr="002C27D9">
        <w:rPr>
          <w:noProof/>
        </w:rPr>
        <w:lastRenderedPageBreak/>
        <w:drawing>
          <wp:inline distT="0" distB="0" distL="0" distR="0" wp14:anchorId="4118059A" wp14:editId="4F9577FD">
            <wp:extent cx="6117871" cy="3970020"/>
            <wp:effectExtent l="0" t="0" r="0" b="0"/>
            <wp:docPr id="927702468" name="Hình ảnh 1" descr="Ảnh có chứa văn bản, ảnh chụp màn hình,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02468" name="Hình ảnh 1" descr="Ảnh có chứa văn bản, ảnh chụp màn hình, màn hình, Phông chữ&#10;&#10;Mô tả được tạo tự động"/>
                    <pic:cNvPicPr/>
                  </pic:nvPicPr>
                  <pic:blipFill>
                    <a:blip r:embed="rId26"/>
                    <a:stretch>
                      <a:fillRect/>
                    </a:stretch>
                  </pic:blipFill>
                  <pic:spPr>
                    <a:xfrm>
                      <a:off x="0" y="0"/>
                      <a:ext cx="6163225" cy="3999451"/>
                    </a:xfrm>
                    <a:prstGeom prst="rect">
                      <a:avLst/>
                    </a:prstGeom>
                  </pic:spPr>
                </pic:pic>
              </a:graphicData>
            </a:graphic>
          </wp:inline>
        </w:drawing>
      </w:r>
    </w:p>
    <w:p w14:paraId="58997382" w14:textId="05D66582" w:rsidR="002C27D9" w:rsidRDefault="00C1375C" w:rsidP="004B5C4C">
      <w:pPr>
        <w:ind w:firstLine="0"/>
      </w:pPr>
      <w:r w:rsidRPr="00C1375C">
        <w:rPr>
          <w:noProof/>
        </w:rPr>
        <w:drawing>
          <wp:inline distT="0" distB="0" distL="0" distR="0" wp14:anchorId="0D00EDB8" wp14:editId="73732F5A">
            <wp:extent cx="6119846" cy="2937164"/>
            <wp:effectExtent l="0" t="0" r="0" b="0"/>
            <wp:docPr id="251838010"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38010" name="Hình ảnh 1" descr="Ảnh có chứa văn bản, ảnh chụp màn hình, phần mềm, Biểu tượng máy tính&#10;&#10;Mô tả được tạo tự động"/>
                    <pic:cNvPicPr/>
                  </pic:nvPicPr>
                  <pic:blipFill>
                    <a:blip r:embed="rId27"/>
                    <a:stretch>
                      <a:fillRect/>
                    </a:stretch>
                  </pic:blipFill>
                  <pic:spPr>
                    <a:xfrm>
                      <a:off x="0" y="0"/>
                      <a:ext cx="6135464" cy="2944660"/>
                    </a:xfrm>
                    <a:prstGeom prst="rect">
                      <a:avLst/>
                    </a:prstGeom>
                  </pic:spPr>
                </pic:pic>
              </a:graphicData>
            </a:graphic>
          </wp:inline>
        </w:drawing>
      </w:r>
    </w:p>
    <w:p w14:paraId="52236D31" w14:textId="77777777" w:rsidR="007E48BF" w:rsidRDefault="007E48BF" w:rsidP="004B5C4C">
      <w:pPr>
        <w:ind w:firstLine="0"/>
      </w:pPr>
    </w:p>
    <w:p w14:paraId="677B3939" w14:textId="77777777" w:rsidR="007E48BF" w:rsidRDefault="007E48BF" w:rsidP="004B5C4C">
      <w:pPr>
        <w:ind w:firstLine="0"/>
      </w:pPr>
    </w:p>
    <w:p w14:paraId="63DDC49E" w14:textId="77777777" w:rsidR="007E48BF" w:rsidRDefault="007E48BF" w:rsidP="004B5C4C">
      <w:pPr>
        <w:ind w:firstLine="0"/>
      </w:pPr>
    </w:p>
    <w:p w14:paraId="447C8AB5" w14:textId="77777777" w:rsidR="007E48BF" w:rsidRDefault="007E48BF" w:rsidP="004B5C4C">
      <w:pPr>
        <w:ind w:firstLine="0"/>
      </w:pPr>
    </w:p>
    <w:p w14:paraId="16F2D4C1" w14:textId="77777777" w:rsidR="007E48BF" w:rsidRDefault="007E48BF" w:rsidP="004B5C4C">
      <w:pPr>
        <w:ind w:firstLine="0"/>
      </w:pPr>
    </w:p>
    <w:p w14:paraId="1E92A352" w14:textId="77777777" w:rsidR="007E48BF" w:rsidRDefault="007E48BF" w:rsidP="004B5C4C">
      <w:pPr>
        <w:ind w:firstLine="0"/>
      </w:pPr>
    </w:p>
    <w:p w14:paraId="0E002F07" w14:textId="77777777" w:rsidR="007E48BF" w:rsidRDefault="007E48BF" w:rsidP="004B5C4C">
      <w:pPr>
        <w:ind w:firstLine="0"/>
      </w:pPr>
    </w:p>
    <w:p w14:paraId="7CE713E2" w14:textId="77777777" w:rsidR="007E48BF" w:rsidRPr="00922546" w:rsidRDefault="007E48BF" w:rsidP="004B5C4C">
      <w:pPr>
        <w:ind w:firstLine="0"/>
      </w:pPr>
    </w:p>
    <w:p w14:paraId="61ADDD6A" w14:textId="5ED32140" w:rsidR="00094720" w:rsidRDefault="00540B76" w:rsidP="00094720">
      <w:pPr>
        <w:pStyle w:val="Heading2"/>
      </w:pPr>
      <w:bookmarkStart w:id="9" w:name="_Toc178601379"/>
      <w:r>
        <w:lastRenderedPageBreak/>
        <w:t>B</w:t>
      </w:r>
      <w:r w:rsidR="00867697">
        <w:t xml:space="preserve">ài </w:t>
      </w:r>
      <w:r>
        <w:t>3:</w:t>
      </w:r>
      <w:bookmarkEnd w:id="9"/>
    </w:p>
    <w:p w14:paraId="2489F9EA" w14:textId="430DF535" w:rsidR="00867697" w:rsidRPr="00867697" w:rsidRDefault="00867697" w:rsidP="00867697">
      <w:pPr>
        <w:pStyle w:val="Heading3"/>
        <w:numPr>
          <w:ilvl w:val="0"/>
          <w:numId w:val="0"/>
        </w:numPr>
      </w:pPr>
      <w:bookmarkStart w:id="10" w:name="_Toc178601380"/>
      <w:r>
        <w:t>Yêu cầu: Viết chương trình nhập vào một số nguyên tối đa 12 chữ số. Hiển thị cách đọc của số đó bằng chữ (ví dụ: 123456 – Kết quả: Một trăm hai mươi ba nghìn bốn trăm năm mươi sáu).</w:t>
      </w:r>
      <w:bookmarkEnd w:id="10"/>
    </w:p>
    <w:p w14:paraId="62CFC3FD" w14:textId="0A5C279A" w:rsidR="00094720" w:rsidRDefault="00094720" w:rsidP="00FC7952">
      <w:pPr>
        <w:pStyle w:val="ListParagraph"/>
        <w:numPr>
          <w:ilvl w:val="0"/>
          <w:numId w:val="7"/>
        </w:numPr>
      </w:pPr>
      <w:r>
        <w:t xml:space="preserve">Ý tưởng thực hiện </w:t>
      </w:r>
    </w:p>
    <w:p w14:paraId="632451D4" w14:textId="4D734FFB" w:rsidR="00094720" w:rsidRDefault="00094720" w:rsidP="00C729D4">
      <w:pPr>
        <w:pStyle w:val="ListParagraph"/>
        <w:numPr>
          <w:ilvl w:val="0"/>
          <w:numId w:val="8"/>
        </w:numPr>
      </w:pPr>
      <w:r>
        <w:t>Dùng 1 textBox để nhập số, dùng 1 textBox dùng để hiển thị kết quả</w:t>
      </w:r>
    </w:p>
    <w:p w14:paraId="5C72F3A4" w14:textId="2C673BF6" w:rsidR="00094720" w:rsidRDefault="00094720" w:rsidP="00C729D4">
      <w:pPr>
        <w:pStyle w:val="ListParagraph"/>
        <w:numPr>
          <w:ilvl w:val="0"/>
          <w:numId w:val="8"/>
        </w:numPr>
      </w:pPr>
      <w:r>
        <w:t xml:space="preserve">Dùng 1 nút bấm để </w:t>
      </w:r>
      <w:r w:rsidR="007E48BF">
        <w:t>hiển thị số được nhập trong textBox đọc như thế nào</w:t>
      </w:r>
    </w:p>
    <w:p w14:paraId="37FFB4DE" w14:textId="6E7E7D2B" w:rsidR="007E48BF" w:rsidRDefault="007E48BF" w:rsidP="00C729D4">
      <w:pPr>
        <w:pStyle w:val="ListParagraph"/>
        <w:numPr>
          <w:ilvl w:val="0"/>
          <w:numId w:val="7"/>
        </w:numPr>
      </w:pPr>
      <w:r>
        <w:t>Giao diện sản phẩm</w:t>
      </w:r>
    </w:p>
    <w:p w14:paraId="38B5D855" w14:textId="753031E0" w:rsidR="007E48BF" w:rsidRDefault="007E48BF" w:rsidP="007E48BF">
      <w:r w:rsidRPr="007E48BF">
        <w:rPr>
          <w:noProof/>
        </w:rPr>
        <w:drawing>
          <wp:inline distT="0" distB="0" distL="0" distR="0" wp14:anchorId="54F64CAB" wp14:editId="3D8589AD">
            <wp:extent cx="6120765" cy="2953385"/>
            <wp:effectExtent l="0" t="0" r="0" b="0"/>
            <wp:docPr id="931543007" name="Hình ảnh 1" descr="Ảnh có chứa ảnh chụp màn hình, phần mềm, văn bản,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43007" name="Hình ảnh 1" descr="Ảnh có chứa ảnh chụp màn hình, phần mềm, văn bản, màn hình&#10;&#10;Mô tả được tạo tự động"/>
                    <pic:cNvPicPr/>
                  </pic:nvPicPr>
                  <pic:blipFill>
                    <a:blip r:embed="rId28"/>
                    <a:stretch>
                      <a:fillRect/>
                    </a:stretch>
                  </pic:blipFill>
                  <pic:spPr>
                    <a:xfrm>
                      <a:off x="0" y="0"/>
                      <a:ext cx="6120765" cy="2953385"/>
                    </a:xfrm>
                    <a:prstGeom prst="rect">
                      <a:avLst/>
                    </a:prstGeom>
                  </pic:spPr>
                </pic:pic>
              </a:graphicData>
            </a:graphic>
          </wp:inline>
        </w:drawing>
      </w:r>
    </w:p>
    <w:p w14:paraId="451B2F04" w14:textId="2BD21AE7" w:rsidR="007E48BF" w:rsidRDefault="007E48BF" w:rsidP="00C729D4">
      <w:pPr>
        <w:pStyle w:val="ListParagraph"/>
        <w:numPr>
          <w:ilvl w:val="0"/>
          <w:numId w:val="7"/>
        </w:numPr>
      </w:pPr>
      <w:r>
        <w:t>Các đ</w:t>
      </w:r>
      <w:r w:rsidR="00DB29DB">
        <w:t>oạn</w:t>
      </w:r>
      <w:r>
        <w:t xml:space="preserve"> code chính</w:t>
      </w:r>
    </w:p>
    <w:p w14:paraId="725E5F49" w14:textId="72F0004D" w:rsidR="007E48BF" w:rsidRDefault="00DB29DB" w:rsidP="007E48BF">
      <w:r w:rsidRPr="00DB29DB">
        <w:rPr>
          <w:noProof/>
        </w:rPr>
        <w:drawing>
          <wp:inline distT="0" distB="0" distL="0" distR="0" wp14:anchorId="7C48733E" wp14:editId="533E3DD3">
            <wp:extent cx="6120765" cy="2357120"/>
            <wp:effectExtent l="0" t="0" r="0" b="5080"/>
            <wp:docPr id="329677688"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77688" name="Hình ảnh 1" descr="Ảnh có chứa văn bản, ảnh chụp màn hình, phần mềm, Phông chữ&#10;&#10;Mô tả được tạo tự động"/>
                    <pic:cNvPicPr/>
                  </pic:nvPicPr>
                  <pic:blipFill>
                    <a:blip r:embed="rId29"/>
                    <a:stretch>
                      <a:fillRect/>
                    </a:stretch>
                  </pic:blipFill>
                  <pic:spPr>
                    <a:xfrm>
                      <a:off x="0" y="0"/>
                      <a:ext cx="6120765" cy="2357120"/>
                    </a:xfrm>
                    <a:prstGeom prst="rect">
                      <a:avLst/>
                    </a:prstGeom>
                  </pic:spPr>
                </pic:pic>
              </a:graphicData>
            </a:graphic>
          </wp:inline>
        </w:drawing>
      </w:r>
    </w:p>
    <w:p w14:paraId="66F4712A" w14:textId="12AE0308" w:rsidR="000F3382" w:rsidRDefault="00DB29DB" w:rsidP="000F3382">
      <w:pPr>
        <w:pStyle w:val="ListParagraph"/>
        <w:numPr>
          <w:ilvl w:val="0"/>
          <w:numId w:val="7"/>
        </w:numPr>
        <w:jc w:val="left"/>
      </w:pPr>
      <w:proofErr w:type="gramStart"/>
      <w:r>
        <w:t xml:space="preserve">Khi mà chuỗi kí tự trong readNumber(textBox nhập) thay đổi thì </w:t>
      </w:r>
      <w:r w:rsidR="000F3382">
        <w:t xml:space="preserve">sẽ kiểm tra chuỗi kí tự trong textBox nhập có vượt quá 12 kí tự hay không nếu vượt quá 12 kí tự thì MessageBox sẽ thông báo “Number with maximun 12 characters” khi người dùng nhấn ok thì chương trình tự động xóa đi kí tự vừa mới nhập vào </w:t>
      </w:r>
      <w:r w:rsidR="009D67DB">
        <w:t>đồng thời</w:t>
      </w:r>
      <w:r w:rsidR="000F3382">
        <w:t xml:space="preserve"> kiểm tra xem kí tự vừa mới nhập vào có phải là số hay không nếu không phải là số thì messageBox sẽ thống báo “Only number!” khi người dùng ấn ok thì chương trình sẽ xóa kí tự vừa nhập vào không phải là số.</w:t>
      </w:r>
      <w:proofErr w:type="gramEnd"/>
    </w:p>
    <w:p w14:paraId="6A797C7C" w14:textId="77777777" w:rsidR="000F3382" w:rsidRDefault="000F3382" w:rsidP="000F3382">
      <w:pPr>
        <w:jc w:val="left"/>
      </w:pPr>
    </w:p>
    <w:p w14:paraId="05A770E3" w14:textId="3C9DAF6C" w:rsidR="000F3382" w:rsidRDefault="00932D80" w:rsidP="005E374F">
      <w:pPr>
        <w:ind w:firstLine="0"/>
        <w:jc w:val="left"/>
      </w:pPr>
      <w:r w:rsidRPr="00932D80">
        <w:rPr>
          <w:noProof/>
        </w:rPr>
        <w:lastRenderedPageBreak/>
        <w:drawing>
          <wp:inline distT="0" distB="0" distL="0" distR="0" wp14:anchorId="085F96E8" wp14:editId="440A341D">
            <wp:extent cx="6141720" cy="285095"/>
            <wp:effectExtent l="0" t="0" r="0" b="1270"/>
            <wp:docPr id="16740736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3686" name=""/>
                    <pic:cNvPicPr/>
                  </pic:nvPicPr>
                  <pic:blipFill>
                    <a:blip r:embed="rId30"/>
                    <a:stretch>
                      <a:fillRect/>
                    </a:stretch>
                  </pic:blipFill>
                  <pic:spPr>
                    <a:xfrm>
                      <a:off x="0" y="0"/>
                      <a:ext cx="6252451" cy="290235"/>
                    </a:xfrm>
                    <a:prstGeom prst="rect">
                      <a:avLst/>
                    </a:prstGeom>
                  </pic:spPr>
                </pic:pic>
              </a:graphicData>
            </a:graphic>
          </wp:inline>
        </w:drawing>
      </w:r>
    </w:p>
    <w:p w14:paraId="0AC6701D" w14:textId="15AB64BD" w:rsidR="00932D80" w:rsidRDefault="00A401A9" w:rsidP="00932D80">
      <w:pPr>
        <w:pStyle w:val="ListParagraph"/>
        <w:numPr>
          <w:ilvl w:val="0"/>
          <w:numId w:val="7"/>
        </w:numPr>
        <w:jc w:val="left"/>
      </w:pPr>
      <w:r>
        <w:t>M</w:t>
      </w:r>
      <w:r w:rsidR="00932D80">
        <w:t>ảng numberWords.</w:t>
      </w:r>
    </w:p>
    <w:p w14:paraId="06B30792" w14:textId="6F88636E" w:rsidR="00A47F9D" w:rsidRDefault="00F75191" w:rsidP="00353DAC">
      <w:pPr>
        <w:ind w:firstLine="0"/>
        <w:jc w:val="center"/>
      </w:pPr>
      <w:r>
        <w:rPr>
          <w:noProof/>
        </w:rPr>
        <w:drawing>
          <wp:inline distT="0" distB="0" distL="0" distR="0" wp14:anchorId="5E5B7675" wp14:editId="725BD4CF">
            <wp:extent cx="6119495" cy="4197927"/>
            <wp:effectExtent l="0" t="0" r="0" b="0"/>
            <wp:docPr id="425743392"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43392" name="Hình ảnh 1" descr="Ảnh có chứa văn bản, ảnh chụp màn hình, phần mềm&#10;&#10;Mô tả được tạo tự động"/>
                    <pic:cNvPicPr/>
                  </pic:nvPicPr>
                  <pic:blipFill>
                    <a:blip r:embed="rId31"/>
                    <a:stretch>
                      <a:fillRect/>
                    </a:stretch>
                  </pic:blipFill>
                  <pic:spPr>
                    <a:xfrm>
                      <a:off x="0" y="0"/>
                      <a:ext cx="6134019" cy="4207890"/>
                    </a:xfrm>
                    <a:prstGeom prst="rect">
                      <a:avLst/>
                    </a:prstGeom>
                  </pic:spPr>
                </pic:pic>
              </a:graphicData>
            </a:graphic>
          </wp:inline>
        </w:drawing>
      </w:r>
    </w:p>
    <w:p w14:paraId="61629194" w14:textId="176C24FA" w:rsidR="00F75191" w:rsidRDefault="00F75191" w:rsidP="00353DAC">
      <w:pPr>
        <w:ind w:firstLine="0"/>
        <w:jc w:val="center"/>
      </w:pPr>
      <w:r>
        <w:rPr>
          <w:noProof/>
        </w:rPr>
        <w:drawing>
          <wp:inline distT="0" distB="0" distL="0" distR="0" wp14:anchorId="2AD3530E" wp14:editId="039859D2">
            <wp:extent cx="6119189" cy="4405746"/>
            <wp:effectExtent l="0" t="0" r="0" b="0"/>
            <wp:docPr id="1028145703"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45703" name="Hình ảnh 1" descr="Ảnh có chứa văn bản, ảnh chụp màn hình, phần mềm&#10;&#10;Mô tả được tạo tự động"/>
                    <pic:cNvPicPr/>
                  </pic:nvPicPr>
                  <pic:blipFill>
                    <a:blip r:embed="rId32"/>
                    <a:stretch>
                      <a:fillRect/>
                    </a:stretch>
                  </pic:blipFill>
                  <pic:spPr>
                    <a:xfrm>
                      <a:off x="0" y="0"/>
                      <a:ext cx="6143045" cy="4422922"/>
                    </a:xfrm>
                    <a:prstGeom prst="rect">
                      <a:avLst/>
                    </a:prstGeom>
                  </pic:spPr>
                </pic:pic>
              </a:graphicData>
            </a:graphic>
          </wp:inline>
        </w:drawing>
      </w:r>
    </w:p>
    <w:p w14:paraId="2C1860FB" w14:textId="40B7DB49" w:rsidR="00F75191" w:rsidRDefault="00F75191" w:rsidP="00F75191">
      <w:pPr>
        <w:pStyle w:val="ListParagraph"/>
        <w:numPr>
          <w:ilvl w:val="0"/>
          <w:numId w:val="7"/>
        </w:numPr>
        <w:jc w:val="left"/>
      </w:pPr>
      <w:r>
        <w:lastRenderedPageBreak/>
        <w:t xml:space="preserve">Hàm Read000 sẽ đọc 3 số </w:t>
      </w:r>
      <w:proofErr w:type="gramStart"/>
      <w:r>
        <w:t>theo</w:t>
      </w:r>
      <w:proofErr w:type="gramEnd"/>
      <w:r>
        <w:t xml:space="preserve"> từng hàng được tách số các hàng bởi hàm ReadNumber.</w:t>
      </w:r>
    </w:p>
    <w:p w14:paraId="7BBCD58C" w14:textId="6BF45EA9" w:rsidR="00584022" w:rsidRDefault="00584022" w:rsidP="00B07805">
      <w:pPr>
        <w:pStyle w:val="ListParagraph"/>
        <w:numPr>
          <w:ilvl w:val="0"/>
          <w:numId w:val="7"/>
        </w:numPr>
        <w:jc w:val="left"/>
      </w:pPr>
      <w:r>
        <w:t>Nếu truyền vào hàm Read000 là số có 3 chữ số</w:t>
      </w:r>
    </w:p>
    <w:p w14:paraId="2A2FD4EE" w14:textId="425C4847" w:rsidR="00B07805" w:rsidRDefault="00B07805" w:rsidP="00584022">
      <w:pPr>
        <w:pStyle w:val="ListParagraph"/>
        <w:numPr>
          <w:ilvl w:val="0"/>
          <w:numId w:val="8"/>
        </w:numPr>
        <w:jc w:val="left"/>
      </w:pPr>
      <w:r>
        <w:t>Ký tự đầu tiên là hàng trăm, dùng bảng numberWords để lấy chữ tương ứng.</w:t>
      </w:r>
    </w:p>
    <w:p w14:paraId="08086CF4" w14:textId="366492ED" w:rsidR="00B07805" w:rsidRDefault="00B07805" w:rsidP="00B07805">
      <w:pPr>
        <w:pStyle w:val="ListParagraph"/>
        <w:numPr>
          <w:ilvl w:val="0"/>
          <w:numId w:val="8"/>
        </w:numPr>
        <w:jc w:val="left"/>
      </w:pPr>
      <w:r>
        <w:t>Kiểm tra hàng chục và hàng đơn vị:</w:t>
      </w:r>
    </w:p>
    <w:p w14:paraId="464892D9" w14:textId="106F0A10" w:rsidR="00B07805" w:rsidRDefault="00B23BA3" w:rsidP="00B23BA3">
      <w:pPr>
        <w:pStyle w:val="ListParagraph"/>
        <w:numPr>
          <w:ilvl w:val="0"/>
          <w:numId w:val="0"/>
        </w:numPr>
        <w:ind w:left="1616"/>
        <w:jc w:val="left"/>
      </w:pPr>
      <w:r>
        <w:t xml:space="preserve">+ </w:t>
      </w:r>
      <w:r w:rsidR="00B07805">
        <w:t xml:space="preserve">Nếu hàng chục là </w:t>
      </w:r>
      <w:proofErr w:type="gramStart"/>
      <w:r w:rsidR="00B07805">
        <w:t>0 và</w:t>
      </w:r>
      <w:proofErr w:type="gramEnd"/>
      <w:r w:rsidR="00B07805">
        <w:t xml:space="preserve"> hàng đơn vị không phải là 0, đọc hàng đơn vị với từ "Lẻ".</w:t>
      </w:r>
    </w:p>
    <w:p w14:paraId="6936703D" w14:textId="055951DE" w:rsidR="00B07805" w:rsidRDefault="00B23BA3" w:rsidP="00B23BA3">
      <w:pPr>
        <w:pStyle w:val="ListParagraph"/>
        <w:numPr>
          <w:ilvl w:val="0"/>
          <w:numId w:val="0"/>
        </w:numPr>
        <w:ind w:left="1616"/>
        <w:jc w:val="left"/>
      </w:pPr>
      <w:r>
        <w:t xml:space="preserve">+ </w:t>
      </w:r>
      <w:r w:rsidR="00B07805">
        <w:t>Nếu hàng chục là 1, đọc thành "Mười".</w:t>
      </w:r>
    </w:p>
    <w:p w14:paraId="4E5381B2" w14:textId="041C878D" w:rsidR="00B07805" w:rsidRDefault="00B23BA3" w:rsidP="00B23BA3">
      <w:pPr>
        <w:pStyle w:val="ListParagraph"/>
        <w:numPr>
          <w:ilvl w:val="0"/>
          <w:numId w:val="0"/>
        </w:numPr>
        <w:ind w:left="1616"/>
        <w:jc w:val="left"/>
      </w:pPr>
      <w:r>
        <w:t xml:space="preserve">+ </w:t>
      </w:r>
      <w:r w:rsidR="00B07805">
        <w:t>Nếu hàng chục khác 1, đọc số hàng chục kèm</w:t>
      </w:r>
      <w:r>
        <w:t xml:space="preserve"> từ numberWords và</w:t>
      </w:r>
      <w:r w:rsidR="00B07805">
        <w:t xml:space="preserve"> từ "Mươi" và sau đó là số hàng đơn</w:t>
      </w:r>
      <w:r w:rsidR="00D87122">
        <w:t xml:space="preserve"> vị.</w:t>
      </w:r>
    </w:p>
    <w:p w14:paraId="39F0EFD1" w14:textId="5B44C251" w:rsidR="00932D80" w:rsidRDefault="00932D80" w:rsidP="00932D80">
      <w:pPr>
        <w:pStyle w:val="ListParagraph"/>
        <w:numPr>
          <w:ilvl w:val="0"/>
          <w:numId w:val="8"/>
        </w:numPr>
        <w:jc w:val="left"/>
      </w:pPr>
      <w:r>
        <w:t>Trường hợp đặc biệt nếu truyền 000 vào hàm Read000 thì không đọc.</w:t>
      </w:r>
    </w:p>
    <w:p w14:paraId="4174E08F" w14:textId="7CF93DBF" w:rsidR="00B12431" w:rsidRDefault="00B12431" w:rsidP="00B12431">
      <w:pPr>
        <w:pStyle w:val="ListParagraph"/>
        <w:numPr>
          <w:ilvl w:val="0"/>
          <w:numId w:val="7"/>
        </w:numPr>
        <w:jc w:val="left"/>
      </w:pPr>
      <w:r>
        <w:t xml:space="preserve">Nếu truyền vào hàm Read000 là số có 2 chữ số </w:t>
      </w:r>
    </w:p>
    <w:p w14:paraId="40EC1208" w14:textId="77777777" w:rsidR="002E6BE1" w:rsidRDefault="00BC11EE" w:rsidP="002E6BE1">
      <w:pPr>
        <w:pStyle w:val="ListParagraph"/>
        <w:numPr>
          <w:ilvl w:val="0"/>
          <w:numId w:val="8"/>
        </w:numPr>
        <w:jc w:val="left"/>
      </w:pPr>
      <w:r>
        <w:t>Nếu hàng chục là 1, đọc thành "Mười"</w:t>
      </w:r>
      <w:r w:rsidR="002E6BE1">
        <w:t xml:space="preserve"> nếu số tiếp theo là 0 thì không đọc</w:t>
      </w:r>
    </w:p>
    <w:p w14:paraId="397B0F9F" w14:textId="73697861" w:rsidR="00BC11EE" w:rsidRDefault="002E6BE1" w:rsidP="002E6BE1">
      <w:pPr>
        <w:pStyle w:val="ListParagraph"/>
        <w:numPr>
          <w:ilvl w:val="0"/>
          <w:numId w:val="0"/>
        </w:numPr>
        <w:ind w:left="1616"/>
        <w:jc w:val="left"/>
      </w:pPr>
      <w:r>
        <w:t>Nếu khác 0 thì đọc kèm từ bảng numberWords</w:t>
      </w:r>
      <w:r w:rsidR="00BC11EE">
        <w:t>.</w:t>
      </w:r>
    </w:p>
    <w:p w14:paraId="4A206B6A" w14:textId="7DF1DE4A" w:rsidR="00B12431" w:rsidRDefault="00BC11EE" w:rsidP="00BC11EE">
      <w:pPr>
        <w:pStyle w:val="ListParagraph"/>
        <w:numPr>
          <w:ilvl w:val="0"/>
          <w:numId w:val="8"/>
        </w:numPr>
        <w:jc w:val="left"/>
      </w:pPr>
      <w:r>
        <w:t>Nếu hàng chục khác 1, đọc số hàng chục từ numberWords</w:t>
      </w:r>
      <w:r w:rsidR="00F22895">
        <w:t xml:space="preserve"> tương ứng + </w:t>
      </w:r>
      <w:proofErr w:type="gramStart"/>
      <w:r w:rsidR="00F22895">
        <w:t>“ Mươi</w:t>
      </w:r>
      <w:proofErr w:type="gramEnd"/>
      <w:r w:rsidR="00F22895">
        <w:t xml:space="preserve"> ”</w:t>
      </w:r>
      <w:r w:rsidR="00E84E11">
        <w:t xml:space="preserve">. Nếu số tiếp </w:t>
      </w:r>
      <w:proofErr w:type="gramStart"/>
      <w:r w:rsidR="00E84E11">
        <w:t>theo</w:t>
      </w:r>
      <w:proofErr w:type="gramEnd"/>
      <w:r w:rsidR="00E84E11">
        <w:t xml:space="preserve"> là 0 thì không đọc ngược lại thì đọc với numberWords tương ứng. </w:t>
      </w:r>
    </w:p>
    <w:p w14:paraId="0C89C3B5" w14:textId="64C0A567" w:rsidR="00DC0118" w:rsidRDefault="00DC0118" w:rsidP="00DC0118">
      <w:pPr>
        <w:pStyle w:val="ListParagraph"/>
        <w:numPr>
          <w:ilvl w:val="0"/>
          <w:numId w:val="7"/>
        </w:numPr>
        <w:jc w:val="left"/>
      </w:pPr>
      <w:r>
        <w:t xml:space="preserve">Nếu truyền vào hàm Read000 là số có </w:t>
      </w:r>
      <w:proofErr w:type="gramStart"/>
      <w:r>
        <w:t>1</w:t>
      </w:r>
      <w:proofErr w:type="gramEnd"/>
      <w:r>
        <w:t xml:space="preserve"> chữ số thì đọc với numberWords tương ứng.</w:t>
      </w:r>
    </w:p>
    <w:p w14:paraId="7D5189FD" w14:textId="1AFA0F42" w:rsidR="00420A68" w:rsidRDefault="00420A68" w:rsidP="00353DAC">
      <w:pPr>
        <w:ind w:firstLine="0"/>
        <w:jc w:val="center"/>
      </w:pPr>
      <w:r>
        <w:rPr>
          <w:noProof/>
        </w:rPr>
        <w:drawing>
          <wp:inline distT="0" distB="0" distL="0" distR="0" wp14:anchorId="062816C8" wp14:editId="0F2531BF">
            <wp:extent cx="6120094" cy="4156364"/>
            <wp:effectExtent l="0" t="0" r="0" b="0"/>
            <wp:docPr id="119601653"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1653" name="Hình ảnh 1" descr="Ảnh có chứa văn bản, ảnh chụp màn hình, phần mềm&#10;&#10;Mô tả được tạo tự động"/>
                    <pic:cNvPicPr/>
                  </pic:nvPicPr>
                  <pic:blipFill>
                    <a:blip r:embed="rId33"/>
                    <a:stretch>
                      <a:fillRect/>
                    </a:stretch>
                  </pic:blipFill>
                  <pic:spPr>
                    <a:xfrm>
                      <a:off x="0" y="0"/>
                      <a:ext cx="6123392" cy="4158604"/>
                    </a:xfrm>
                    <a:prstGeom prst="rect">
                      <a:avLst/>
                    </a:prstGeom>
                  </pic:spPr>
                </pic:pic>
              </a:graphicData>
            </a:graphic>
          </wp:inline>
        </w:drawing>
      </w:r>
    </w:p>
    <w:p w14:paraId="4DEA6965" w14:textId="012881DF" w:rsidR="00420A68" w:rsidRDefault="00420A68" w:rsidP="00A47F9D">
      <w:pPr>
        <w:ind w:firstLine="0"/>
        <w:jc w:val="left"/>
      </w:pPr>
      <w:r>
        <w:rPr>
          <w:noProof/>
        </w:rPr>
        <w:lastRenderedPageBreak/>
        <w:drawing>
          <wp:inline distT="0" distB="0" distL="0" distR="0" wp14:anchorId="0A0AFFB0" wp14:editId="6E927034">
            <wp:extent cx="6120765" cy="2063115"/>
            <wp:effectExtent l="0" t="0" r="0" b="0"/>
            <wp:docPr id="1540362875"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2875" name="Hình ảnh 1" descr="Ảnh có chứa văn bản, ảnh chụp màn hình, phần mềm, Phần mềm đa phương tiện&#10;&#10;Mô tả được tạo tự động"/>
                    <pic:cNvPicPr/>
                  </pic:nvPicPr>
                  <pic:blipFill>
                    <a:blip r:embed="rId34"/>
                    <a:stretch>
                      <a:fillRect/>
                    </a:stretch>
                  </pic:blipFill>
                  <pic:spPr>
                    <a:xfrm>
                      <a:off x="0" y="0"/>
                      <a:ext cx="6120765" cy="2063115"/>
                    </a:xfrm>
                    <a:prstGeom prst="rect">
                      <a:avLst/>
                    </a:prstGeom>
                  </pic:spPr>
                </pic:pic>
              </a:graphicData>
            </a:graphic>
          </wp:inline>
        </w:drawing>
      </w:r>
    </w:p>
    <w:p w14:paraId="7138C84A" w14:textId="41E2CA34" w:rsidR="003879DA" w:rsidRDefault="007E650B" w:rsidP="000A0693">
      <w:pPr>
        <w:pStyle w:val="ListParagraph"/>
        <w:numPr>
          <w:ilvl w:val="0"/>
          <w:numId w:val="7"/>
        </w:numPr>
        <w:jc w:val="left"/>
      </w:pPr>
      <w:r>
        <w:t>Hàm ReadNum sẽ tách số thàng từng hàng</w:t>
      </w:r>
      <w:r w:rsidR="0027773B">
        <w:t xml:space="preserve"> Tỷ, Triệu, Nghìn, Trăm và</w:t>
      </w:r>
      <w:r w:rsidR="00932D80">
        <w:t xml:space="preserve"> truyền vào</w:t>
      </w:r>
      <w:r w:rsidR="008C45C8">
        <w:t xml:space="preserve"> </w:t>
      </w:r>
      <w:r w:rsidR="00BF1612">
        <w:t>hàm Read</w:t>
      </w:r>
      <w:r w:rsidR="008C45C8">
        <w:t>000 sau đó</w:t>
      </w:r>
      <w:r w:rsidR="00BF1612">
        <w:t xml:space="preserve"> sẽ ghép lại </w:t>
      </w:r>
      <w:proofErr w:type="gramStart"/>
      <w:r w:rsidR="003879DA">
        <w:t>theo</w:t>
      </w:r>
      <w:proofErr w:type="gramEnd"/>
      <w:r w:rsidR="003879DA">
        <w:t xml:space="preserve"> các hàng Tỷ, Triệu, Nghìn, Trăm </w:t>
      </w:r>
      <w:r w:rsidR="00BF1612">
        <w:t>và trả về kết quả.</w:t>
      </w:r>
    </w:p>
    <w:p w14:paraId="7C02F73E" w14:textId="77777777" w:rsidR="00E53E9C" w:rsidRDefault="00E53E9C" w:rsidP="00A47F9D">
      <w:pPr>
        <w:ind w:firstLine="0"/>
        <w:jc w:val="left"/>
      </w:pPr>
    </w:p>
    <w:p w14:paraId="174035AA" w14:textId="15577BF3" w:rsidR="00E53E9C" w:rsidRDefault="00E53E9C" w:rsidP="00A47F9D">
      <w:pPr>
        <w:ind w:firstLine="0"/>
        <w:jc w:val="left"/>
      </w:pPr>
      <w:r w:rsidRPr="00A47F9D">
        <w:rPr>
          <w:noProof/>
        </w:rPr>
        <w:drawing>
          <wp:inline distT="0" distB="0" distL="0" distR="0" wp14:anchorId="583ACDCD" wp14:editId="2B16804D">
            <wp:extent cx="6179128" cy="1847831"/>
            <wp:effectExtent l="0" t="0" r="0" b="635"/>
            <wp:docPr id="811176594"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6594" name="Hình ảnh 1" descr="Ảnh có chứa văn bản, ảnh chụp màn hình, Phông chữ&#10;&#10;Mô tả được tạo tự động"/>
                    <pic:cNvPicPr/>
                  </pic:nvPicPr>
                  <pic:blipFill>
                    <a:blip r:embed="rId35"/>
                    <a:stretch>
                      <a:fillRect/>
                    </a:stretch>
                  </pic:blipFill>
                  <pic:spPr>
                    <a:xfrm>
                      <a:off x="0" y="0"/>
                      <a:ext cx="6218256" cy="1859532"/>
                    </a:xfrm>
                    <a:prstGeom prst="rect">
                      <a:avLst/>
                    </a:prstGeom>
                  </pic:spPr>
                </pic:pic>
              </a:graphicData>
            </a:graphic>
          </wp:inline>
        </w:drawing>
      </w:r>
    </w:p>
    <w:p w14:paraId="2CD87604" w14:textId="77777777" w:rsidR="00E53E9C" w:rsidRDefault="00E53E9C" w:rsidP="00E53E9C">
      <w:pPr>
        <w:pStyle w:val="ListParagraph"/>
        <w:numPr>
          <w:ilvl w:val="0"/>
          <w:numId w:val="7"/>
        </w:numPr>
        <w:jc w:val="left"/>
      </w:pPr>
      <w:r>
        <w:t xml:space="preserve">Khi nhấn nút read number thì hàm ReadNum sẽ được gọi và </w:t>
      </w:r>
      <w:proofErr w:type="gramStart"/>
      <w:r>
        <w:t>textBox1(</w:t>
      </w:r>
      <w:proofErr w:type="gramEnd"/>
      <w:r>
        <w:t>textBox hiển thị kết quả) sẽ hiển thị giá trị của hàm ReadNum.</w:t>
      </w:r>
    </w:p>
    <w:p w14:paraId="0BDD7DCF" w14:textId="760BCB07" w:rsidR="000A0693" w:rsidRDefault="000A0693" w:rsidP="000A0693">
      <w:pPr>
        <w:pStyle w:val="ListParagraph"/>
        <w:numPr>
          <w:ilvl w:val="0"/>
          <w:numId w:val="7"/>
        </w:numPr>
        <w:jc w:val="left"/>
      </w:pPr>
      <w:r>
        <w:t>Demo sản phẩm</w:t>
      </w:r>
    </w:p>
    <w:p w14:paraId="5F91A018" w14:textId="2FAB66BB" w:rsidR="000A0693" w:rsidRDefault="00BC5D04" w:rsidP="000A0693">
      <w:pPr>
        <w:ind w:firstLine="0"/>
        <w:jc w:val="left"/>
      </w:pPr>
      <w:r w:rsidRPr="00BC5D04">
        <w:rPr>
          <w:noProof/>
        </w:rPr>
        <w:drawing>
          <wp:inline distT="0" distB="0" distL="0" distR="0" wp14:anchorId="5D90F03E" wp14:editId="22E81D39">
            <wp:extent cx="6120765" cy="2138680"/>
            <wp:effectExtent l="0" t="0" r="0" b="0"/>
            <wp:docPr id="1076695185" name="Hình ảnh 1"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95185" name="Hình ảnh 1" descr="Ảnh có chứa văn bản, ảnh chụp màn hình, Phông chữ, phần mềm&#10;&#10;Mô tả được tạo tự động"/>
                    <pic:cNvPicPr/>
                  </pic:nvPicPr>
                  <pic:blipFill>
                    <a:blip r:embed="rId36"/>
                    <a:stretch>
                      <a:fillRect/>
                    </a:stretch>
                  </pic:blipFill>
                  <pic:spPr>
                    <a:xfrm>
                      <a:off x="0" y="0"/>
                      <a:ext cx="6120765" cy="2138680"/>
                    </a:xfrm>
                    <a:prstGeom prst="rect">
                      <a:avLst/>
                    </a:prstGeom>
                  </pic:spPr>
                </pic:pic>
              </a:graphicData>
            </a:graphic>
          </wp:inline>
        </w:drawing>
      </w:r>
    </w:p>
    <w:p w14:paraId="0639131D" w14:textId="4E4C6103" w:rsidR="00BC5D04" w:rsidRDefault="00793E1B" w:rsidP="000A0693">
      <w:pPr>
        <w:ind w:firstLine="0"/>
        <w:jc w:val="left"/>
      </w:pPr>
      <w:r>
        <w:rPr>
          <w:noProof/>
        </w:rPr>
        <w:lastRenderedPageBreak/>
        <w:drawing>
          <wp:inline distT="0" distB="0" distL="0" distR="0" wp14:anchorId="6332905F" wp14:editId="14F360B4">
            <wp:extent cx="6120765" cy="1894205"/>
            <wp:effectExtent l="0" t="0" r="0" b="0"/>
            <wp:docPr id="1689147447"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7447" name="Hình ảnh 1" descr="Ảnh có chứa văn bản, ảnh chụp màn hình, Phông chữ, số&#10;&#10;Mô tả được tạo tự động"/>
                    <pic:cNvPicPr/>
                  </pic:nvPicPr>
                  <pic:blipFill>
                    <a:blip r:embed="rId37"/>
                    <a:stretch>
                      <a:fillRect/>
                    </a:stretch>
                  </pic:blipFill>
                  <pic:spPr>
                    <a:xfrm>
                      <a:off x="0" y="0"/>
                      <a:ext cx="6120765" cy="1894205"/>
                    </a:xfrm>
                    <a:prstGeom prst="rect">
                      <a:avLst/>
                    </a:prstGeom>
                  </pic:spPr>
                </pic:pic>
              </a:graphicData>
            </a:graphic>
          </wp:inline>
        </w:drawing>
      </w:r>
    </w:p>
    <w:p w14:paraId="1CA5D75E" w14:textId="2DEB1406" w:rsidR="00793E1B" w:rsidRDefault="00793E1B" w:rsidP="000A0693">
      <w:pPr>
        <w:ind w:firstLine="0"/>
        <w:jc w:val="left"/>
      </w:pPr>
      <w:r>
        <w:rPr>
          <w:noProof/>
        </w:rPr>
        <w:drawing>
          <wp:inline distT="0" distB="0" distL="0" distR="0" wp14:anchorId="2E6BE8F9" wp14:editId="185E2D94">
            <wp:extent cx="6120765" cy="1965960"/>
            <wp:effectExtent l="0" t="0" r="0" b="0"/>
            <wp:docPr id="583594258"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94258" name="Hình ảnh 1" descr="Ảnh có chứa văn bản, ảnh chụp màn hình, Phông chữ, số&#10;&#10;Mô tả được tạo tự động"/>
                    <pic:cNvPicPr/>
                  </pic:nvPicPr>
                  <pic:blipFill>
                    <a:blip r:embed="rId38"/>
                    <a:stretch>
                      <a:fillRect/>
                    </a:stretch>
                  </pic:blipFill>
                  <pic:spPr>
                    <a:xfrm>
                      <a:off x="0" y="0"/>
                      <a:ext cx="6120765" cy="1965960"/>
                    </a:xfrm>
                    <a:prstGeom prst="rect">
                      <a:avLst/>
                    </a:prstGeom>
                  </pic:spPr>
                </pic:pic>
              </a:graphicData>
            </a:graphic>
          </wp:inline>
        </w:drawing>
      </w:r>
    </w:p>
    <w:p w14:paraId="267B3556" w14:textId="52AABE3F" w:rsidR="00793E1B" w:rsidRDefault="003523E5" w:rsidP="000A0693">
      <w:pPr>
        <w:ind w:firstLine="0"/>
        <w:jc w:val="left"/>
      </w:pPr>
      <w:r>
        <w:rPr>
          <w:noProof/>
        </w:rPr>
        <w:drawing>
          <wp:inline distT="0" distB="0" distL="0" distR="0" wp14:anchorId="7B51470F" wp14:editId="1C96F692">
            <wp:extent cx="6120765" cy="2537460"/>
            <wp:effectExtent l="0" t="0" r="0" b="0"/>
            <wp:docPr id="1046115721"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5721" name="Hình ảnh 1" descr="Ảnh có chứa văn bản, ảnh chụp màn hình, phần mềm, Biểu tượng máy tính&#10;&#10;Mô tả được tạo tự động"/>
                    <pic:cNvPicPr/>
                  </pic:nvPicPr>
                  <pic:blipFill>
                    <a:blip r:embed="rId39"/>
                    <a:stretch>
                      <a:fillRect/>
                    </a:stretch>
                  </pic:blipFill>
                  <pic:spPr>
                    <a:xfrm>
                      <a:off x="0" y="0"/>
                      <a:ext cx="6120765" cy="2537460"/>
                    </a:xfrm>
                    <a:prstGeom prst="rect">
                      <a:avLst/>
                    </a:prstGeom>
                  </pic:spPr>
                </pic:pic>
              </a:graphicData>
            </a:graphic>
          </wp:inline>
        </w:drawing>
      </w:r>
      <w:r w:rsidR="00793E1B">
        <w:rPr>
          <w:noProof/>
        </w:rPr>
        <w:drawing>
          <wp:inline distT="0" distB="0" distL="0" distR="0" wp14:anchorId="06D46CC4" wp14:editId="1145AF0F">
            <wp:extent cx="6120765" cy="2438400"/>
            <wp:effectExtent l="0" t="0" r="0" b="0"/>
            <wp:docPr id="1078599233"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99233" name="Hình ảnh 1" descr="Ảnh có chứa văn bản, ảnh chụp màn hình, phần mềm, Biểu tượng máy tính&#10;&#10;Mô tả được tạo tự động"/>
                    <pic:cNvPicPr/>
                  </pic:nvPicPr>
                  <pic:blipFill>
                    <a:blip r:embed="rId40"/>
                    <a:stretch>
                      <a:fillRect/>
                    </a:stretch>
                  </pic:blipFill>
                  <pic:spPr>
                    <a:xfrm>
                      <a:off x="0" y="0"/>
                      <a:ext cx="6120765" cy="2438400"/>
                    </a:xfrm>
                    <a:prstGeom prst="rect">
                      <a:avLst/>
                    </a:prstGeom>
                  </pic:spPr>
                </pic:pic>
              </a:graphicData>
            </a:graphic>
          </wp:inline>
        </w:drawing>
      </w:r>
    </w:p>
    <w:p w14:paraId="7420A5D2" w14:textId="77777777" w:rsidR="003523E5" w:rsidRPr="00094720" w:rsidRDefault="003523E5" w:rsidP="000A0693">
      <w:pPr>
        <w:ind w:firstLine="0"/>
        <w:jc w:val="left"/>
      </w:pPr>
    </w:p>
    <w:p w14:paraId="24F26778" w14:textId="627E2509" w:rsidR="00922546" w:rsidRDefault="00540B76" w:rsidP="00922546">
      <w:pPr>
        <w:pStyle w:val="Heading2"/>
      </w:pPr>
      <w:bookmarkStart w:id="11" w:name="_Toc178601381"/>
      <w:r>
        <w:lastRenderedPageBreak/>
        <w:t>Bài 4:</w:t>
      </w:r>
      <w:bookmarkEnd w:id="11"/>
    </w:p>
    <w:p w14:paraId="6D4F7DCD" w14:textId="4CB5412D" w:rsidR="001B70F2" w:rsidRPr="001B70F2" w:rsidRDefault="001B70F2" w:rsidP="001B70F2">
      <w:pPr>
        <w:pStyle w:val="Heading3"/>
        <w:numPr>
          <w:ilvl w:val="0"/>
          <w:numId w:val="0"/>
        </w:numPr>
        <w:ind w:left="1191" w:hanging="794"/>
      </w:pPr>
      <w:bookmarkStart w:id="12" w:name="_Toc178601382"/>
      <w:r>
        <w:t xml:space="preserve">Yêu cầu: </w:t>
      </w:r>
      <w:r w:rsidRPr="00082ED9">
        <w:rPr>
          <w:b w:val="0"/>
          <w:bCs/>
        </w:rPr>
        <w:t>Viết chương trình nhập vào ngày tháng năm sinh, xuất ra thông tin cung hoàng đạo tương ứng của ngày sinh được nhập.</w:t>
      </w:r>
      <w:bookmarkEnd w:id="12"/>
    </w:p>
    <w:p w14:paraId="475B7986" w14:textId="471CF090" w:rsidR="00454F4C" w:rsidRDefault="00454F4C" w:rsidP="001B70F2">
      <w:pPr>
        <w:pStyle w:val="ListParagraph"/>
        <w:numPr>
          <w:ilvl w:val="0"/>
          <w:numId w:val="7"/>
        </w:numPr>
      </w:pPr>
      <w:r>
        <w:t>Ý tưởng thực hiện:</w:t>
      </w:r>
    </w:p>
    <w:p w14:paraId="0D0032B2" w14:textId="01A449C3" w:rsidR="00885223" w:rsidRDefault="00A64646" w:rsidP="00C729D4">
      <w:pPr>
        <w:pStyle w:val="ListParagraph"/>
        <w:numPr>
          <w:ilvl w:val="0"/>
          <w:numId w:val="9"/>
        </w:numPr>
      </w:pPr>
      <w:r>
        <w:t xml:space="preserve">Dùng 1 </w:t>
      </w:r>
      <w:r w:rsidR="00DB5345">
        <w:t>MakedTextBox</w:t>
      </w:r>
      <w:r w:rsidR="00311D6D">
        <w:t xml:space="preserve"> để</w:t>
      </w:r>
      <w:r w:rsidR="003E4D23">
        <w:t xml:space="preserve"> người dùng nhập vào ngày sinh theo </w:t>
      </w:r>
      <w:proofErr w:type="gramStart"/>
      <w:r w:rsidR="003E4D23">
        <w:t>dạng  _</w:t>
      </w:r>
      <w:proofErr w:type="gramEnd"/>
      <w:r w:rsidR="003E4D23">
        <w:t>_/__/___</w:t>
      </w:r>
      <w:r w:rsidR="004A2FA2">
        <w:t>.</w:t>
      </w:r>
    </w:p>
    <w:p w14:paraId="39D187F8" w14:textId="2A14F914" w:rsidR="00934D0A" w:rsidRDefault="006776C2" w:rsidP="00C729D4">
      <w:pPr>
        <w:pStyle w:val="ListParagraph"/>
        <w:numPr>
          <w:ilvl w:val="0"/>
          <w:numId w:val="9"/>
        </w:numPr>
      </w:pPr>
      <w:r>
        <w:t>Dùng 1 TextBox để hiện Cung hoàng đạo của người nhập</w:t>
      </w:r>
      <w:r w:rsidR="004A2FA2">
        <w:t>.</w:t>
      </w:r>
    </w:p>
    <w:p w14:paraId="71CED50D" w14:textId="16AE7AFC" w:rsidR="00AF6756" w:rsidRDefault="00AF6756" w:rsidP="00C729D4">
      <w:pPr>
        <w:pStyle w:val="ListParagraph"/>
        <w:numPr>
          <w:ilvl w:val="0"/>
          <w:numId w:val="9"/>
        </w:numPr>
      </w:pPr>
      <w:r>
        <w:t>Dùng 2 Button</w:t>
      </w:r>
      <w:r w:rsidR="00FD2AAE">
        <w:t xml:space="preserve">, trong đó 1 Button dùng để xem Cung hoàng đạo sau khi đã nhập ngày sinh và Button còn lại dùng để </w:t>
      </w:r>
      <w:r w:rsidR="00FA59BC">
        <w:t xml:space="preserve">xóa </w:t>
      </w:r>
      <w:r w:rsidR="00954828">
        <w:t xml:space="preserve">ngày sinh và Cung hoàng đạo </w:t>
      </w:r>
      <w:r w:rsidR="00E926A9">
        <w:t xml:space="preserve"> </w:t>
      </w:r>
      <w:r w:rsidR="00E77AC0">
        <w:t>hiển thị trên</w:t>
      </w:r>
      <w:r w:rsidR="00E926A9">
        <w:t xml:space="preserve"> </w:t>
      </w:r>
      <w:r w:rsidR="00DB5345">
        <w:t>MaskedTextBox và TextBox</w:t>
      </w:r>
      <w:r w:rsidR="004A2FA2">
        <w:t>.</w:t>
      </w:r>
    </w:p>
    <w:p w14:paraId="37674709" w14:textId="6D1ED56A" w:rsidR="00CE66AE" w:rsidRDefault="00CE66AE" w:rsidP="00353DAC">
      <w:pPr>
        <w:pStyle w:val="ListParagraph"/>
        <w:numPr>
          <w:ilvl w:val="0"/>
          <w:numId w:val="0"/>
        </w:numPr>
        <w:ind w:left="1647"/>
        <w:jc w:val="center"/>
      </w:pPr>
      <w:r w:rsidRPr="00CE66AE">
        <w:rPr>
          <w:noProof/>
        </w:rPr>
        <w:drawing>
          <wp:inline distT="0" distB="0" distL="0" distR="0" wp14:anchorId="52EE4176" wp14:editId="01718BED">
            <wp:extent cx="3054507" cy="1987652"/>
            <wp:effectExtent l="0" t="0" r="0" b="0"/>
            <wp:docPr id="184503933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39339" name="Picture 1" descr="A screen shot of a computer code&#10;&#10;Description automatically generated"/>
                    <pic:cNvPicPr/>
                  </pic:nvPicPr>
                  <pic:blipFill>
                    <a:blip r:embed="rId41"/>
                    <a:stretch>
                      <a:fillRect/>
                    </a:stretch>
                  </pic:blipFill>
                  <pic:spPr>
                    <a:xfrm>
                      <a:off x="0" y="0"/>
                      <a:ext cx="3054507" cy="1987652"/>
                    </a:xfrm>
                    <a:prstGeom prst="rect">
                      <a:avLst/>
                    </a:prstGeom>
                  </pic:spPr>
                </pic:pic>
              </a:graphicData>
            </a:graphic>
          </wp:inline>
        </w:drawing>
      </w:r>
    </w:p>
    <w:p w14:paraId="405A8DDC" w14:textId="39C2B771" w:rsidR="00BC27F1" w:rsidRDefault="00353DAC" w:rsidP="00353DAC">
      <w:pPr>
        <w:pStyle w:val="ListParagraph"/>
        <w:numPr>
          <w:ilvl w:val="0"/>
          <w:numId w:val="48"/>
        </w:numPr>
      </w:pPr>
      <w:r>
        <w:t xml:space="preserve">Các biến </w:t>
      </w:r>
      <w:r w:rsidR="00BC27F1">
        <w:t>x, y</w:t>
      </w:r>
      <w:r w:rsidR="00502DB6">
        <w:t xml:space="preserve">, z </w:t>
      </w:r>
      <w:r w:rsidR="004F41DB">
        <w:t xml:space="preserve">lần lượt là giá trị </w:t>
      </w:r>
      <w:r w:rsidR="00502DB6">
        <w:t xml:space="preserve">kiểu số nguyên của </w:t>
      </w:r>
      <w:r w:rsidR="004F41DB">
        <w:t xml:space="preserve">ngày, tháng, </w:t>
      </w:r>
      <w:r w:rsidR="00502DB6">
        <w:t>năm.</w:t>
      </w:r>
    </w:p>
    <w:p w14:paraId="274C0D79" w14:textId="7B0CB684" w:rsidR="00B218BD" w:rsidRDefault="00353DAC" w:rsidP="00353DAC">
      <w:pPr>
        <w:pStyle w:val="ListParagraph"/>
        <w:numPr>
          <w:ilvl w:val="0"/>
          <w:numId w:val="48"/>
        </w:numPr>
        <w:jc w:val="left"/>
      </w:pPr>
      <w:r>
        <w:t xml:space="preserve">Biến </w:t>
      </w:r>
      <w:r w:rsidR="00B218BD">
        <w:t xml:space="preserve">datestr </w:t>
      </w:r>
      <w:r w:rsidR="000B050E">
        <w:t xml:space="preserve">ngày sinh do người dùng nhập vào </w:t>
      </w:r>
      <w:proofErr w:type="gramStart"/>
      <w:r w:rsidR="000B050E">
        <w:t>theo</w:t>
      </w:r>
      <w:proofErr w:type="gramEnd"/>
      <w:r w:rsidR="000B050E">
        <w:t xml:space="preserve"> </w:t>
      </w:r>
      <w:r>
        <w:t xml:space="preserve">định </w:t>
      </w:r>
      <w:r w:rsidR="000B050E">
        <w:t>dạng __/__/___</w:t>
      </w:r>
      <w:r w:rsidR="00502DB6">
        <w:t>.</w:t>
      </w:r>
    </w:p>
    <w:p w14:paraId="55D63E3A" w14:textId="0FF2EC96" w:rsidR="00353DAC" w:rsidRDefault="00353DAC" w:rsidP="00353DAC">
      <w:pPr>
        <w:pStyle w:val="ListParagraph"/>
        <w:numPr>
          <w:ilvl w:val="0"/>
          <w:numId w:val="7"/>
        </w:numPr>
      </w:pPr>
      <w:r>
        <w:t>Các đoạn chương trình chính:</w:t>
      </w:r>
      <w:r w:rsidR="003D50D9">
        <w:tab/>
      </w:r>
      <w:r w:rsidR="003D50D9">
        <w:tab/>
      </w:r>
      <w:r w:rsidR="003D50D9">
        <w:tab/>
      </w:r>
    </w:p>
    <w:p w14:paraId="69D2410E" w14:textId="65C1C603" w:rsidR="00A9604B" w:rsidRPr="00353DAC" w:rsidRDefault="003D50D9" w:rsidP="00353DAC">
      <w:pPr>
        <w:pStyle w:val="ListParagraph"/>
        <w:numPr>
          <w:ilvl w:val="0"/>
          <w:numId w:val="45"/>
        </w:numPr>
        <w:rPr>
          <w:b/>
        </w:rPr>
      </w:pPr>
      <w:r>
        <w:t xml:space="preserve">Code của phím </w:t>
      </w:r>
      <w:r w:rsidRPr="00353DAC">
        <w:rPr>
          <w:b/>
          <w:bCs/>
        </w:rPr>
        <w:t>Xem</w:t>
      </w:r>
      <w:r w:rsidRPr="003D50D9">
        <w:t>.</w:t>
      </w:r>
    </w:p>
    <w:p w14:paraId="5572D168" w14:textId="314A0794" w:rsidR="00960DF5" w:rsidRDefault="0089730E" w:rsidP="00353DAC">
      <w:pPr>
        <w:pStyle w:val="ListParagraph"/>
        <w:numPr>
          <w:ilvl w:val="0"/>
          <w:numId w:val="0"/>
        </w:numPr>
        <w:ind w:left="1647"/>
        <w:jc w:val="center"/>
      </w:pPr>
      <w:r w:rsidRPr="0089730E">
        <w:rPr>
          <w:noProof/>
        </w:rPr>
        <w:drawing>
          <wp:inline distT="0" distB="0" distL="0" distR="0" wp14:anchorId="001176BC" wp14:editId="531FA592">
            <wp:extent cx="3392426" cy="3595255"/>
            <wp:effectExtent l="0" t="0" r="0" b="5715"/>
            <wp:docPr id="6732745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74583" name="Picture 1" descr="A screenshot of a computer program&#10;&#10;Description automatically generated"/>
                    <pic:cNvPicPr/>
                  </pic:nvPicPr>
                  <pic:blipFill>
                    <a:blip r:embed="rId42"/>
                    <a:stretch>
                      <a:fillRect/>
                    </a:stretch>
                  </pic:blipFill>
                  <pic:spPr>
                    <a:xfrm>
                      <a:off x="0" y="0"/>
                      <a:ext cx="3414530" cy="3618680"/>
                    </a:xfrm>
                    <a:prstGeom prst="rect">
                      <a:avLst/>
                    </a:prstGeom>
                  </pic:spPr>
                </pic:pic>
              </a:graphicData>
            </a:graphic>
          </wp:inline>
        </w:drawing>
      </w:r>
    </w:p>
    <w:p w14:paraId="5F925072" w14:textId="07AE20D9" w:rsidR="00502DB6" w:rsidRDefault="006C2987" w:rsidP="00353DAC">
      <w:pPr>
        <w:pStyle w:val="ListParagraph"/>
        <w:numPr>
          <w:ilvl w:val="0"/>
          <w:numId w:val="46"/>
        </w:numPr>
      </w:pPr>
      <w:r>
        <w:lastRenderedPageBreak/>
        <w:t xml:space="preserve">Split dùng để tách chuỗi date </w:t>
      </w:r>
      <w:proofErr w:type="gramStart"/>
      <w:r>
        <w:t>theo</w:t>
      </w:r>
      <w:proofErr w:type="gramEnd"/>
      <w:r>
        <w:t xml:space="preserve"> ‘/’ </w:t>
      </w:r>
      <w:r w:rsidR="00463ACD">
        <w:t>và được lưu vào mảng str.</w:t>
      </w:r>
    </w:p>
    <w:p w14:paraId="2780511D" w14:textId="3A4362BB" w:rsidR="00463ACD" w:rsidRDefault="00463ACD" w:rsidP="00353DAC">
      <w:pPr>
        <w:pStyle w:val="ListParagraph"/>
        <w:numPr>
          <w:ilvl w:val="0"/>
          <w:numId w:val="46"/>
        </w:numPr>
      </w:pPr>
      <w:r>
        <w:t>Convert.ToInt32 dùng để chuyển các ch</w:t>
      </w:r>
      <w:r w:rsidR="00E0093A">
        <w:t>uỗi vừa được tách ở trên sang kiểu số nguyên</w:t>
      </w:r>
      <w:r w:rsidR="00BF1093">
        <w:t xml:space="preserve"> và được lưu vào lần lượt x, y, z.</w:t>
      </w:r>
    </w:p>
    <w:p w14:paraId="35526463" w14:textId="1C7F5859" w:rsidR="00D74429" w:rsidRDefault="007A3FDB" w:rsidP="00353DAC">
      <w:pPr>
        <w:pStyle w:val="ListParagraph"/>
        <w:numPr>
          <w:ilvl w:val="0"/>
          <w:numId w:val="46"/>
        </w:numPr>
      </w:pPr>
      <w:r>
        <w:t>Có 12 case đại diện cho 12 tháng</w:t>
      </w:r>
      <w:r w:rsidR="00157909">
        <w:t>.</w:t>
      </w:r>
    </w:p>
    <w:p w14:paraId="549A250D" w14:textId="3AD996E6" w:rsidR="00A76859" w:rsidRDefault="00157909" w:rsidP="00353DAC">
      <w:pPr>
        <w:pStyle w:val="ListParagraph"/>
        <w:numPr>
          <w:ilvl w:val="0"/>
          <w:numId w:val="46"/>
        </w:numPr>
      </w:pPr>
      <w:r>
        <w:t xml:space="preserve">Các case 1, 3, 5, 7, 8, 10, 12 </w:t>
      </w:r>
      <w:r w:rsidR="00E001E1">
        <w:t>là các tháng có 31 ngày</w:t>
      </w:r>
      <w:r w:rsidR="00571477">
        <w:t xml:space="preserve"> có code tương tự nhau như case 1 trên hình.</w:t>
      </w:r>
    </w:p>
    <w:p w14:paraId="7BD0C7EE" w14:textId="4A9B616A" w:rsidR="003654CB" w:rsidRDefault="003654CB" w:rsidP="001D565D">
      <w:pPr>
        <w:pStyle w:val="ListParagraph"/>
        <w:numPr>
          <w:ilvl w:val="0"/>
          <w:numId w:val="0"/>
        </w:numPr>
        <w:ind w:left="1647"/>
      </w:pPr>
      <w:r w:rsidRPr="003654CB">
        <w:rPr>
          <w:noProof/>
        </w:rPr>
        <w:drawing>
          <wp:inline distT="0" distB="0" distL="0" distR="0" wp14:anchorId="45F4FE24" wp14:editId="10DFBD92">
            <wp:extent cx="4444679" cy="2270651"/>
            <wp:effectExtent l="0" t="0" r="0" b="0"/>
            <wp:docPr id="19400533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337" name="Picture 1" descr="A computer screen shot of a program code&#10;&#10;Description automatically generated"/>
                    <pic:cNvPicPr/>
                  </pic:nvPicPr>
                  <pic:blipFill>
                    <a:blip r:embed="rId43"/>
                    <a:stretch>
                      <a:fillRect/>
                    </a:stretch>
                  </pic:blipFill>
                  <pic:spPr>
                    <a:xfrm>
                      <a:off x="0" y="0"/>
                      <a:ext cx="4453973" cy="2275399"/>
                    </a:xfrm>
                    <a:prstGeom prst="rect">
                      <a:avLst/>
                    </a:prstGeom>
                  </pic:spPr>
                </pic:pic>
              </a:graphicData>
            </a:graphic>
          </wp:inline>
        </w:drawing>
      </w:r>
    </w:p>
    <w:p w14:paraId="278EB9A5" w14:textId="6C38CF5D" w:rsidR="00BC27F1" w:rsidRDefault="004067BF" w:rsidP="00353DAC">
      <w:pPr>
        <w:pStyle w:val="ListParagraph"/>
        <w:numPr>
          <w:ilvl w:val="0"/>
          <w:numId w:val="47"/>
        </w:numPr>
        <w:jc w:val="left"/>
      </w:pPr>
      <w:r>
        <w:t>Các case 4,</w:t>
      </w:r>
      <w:r w:rsidR="00C63590">
        <w:t xml:space="preserve"> 6, 9, </w:t>
      </w:r>
      <w:proofErr w:type="gramStart"/>
      <w:r w:rsidR="00C63590">
        <w:t>11</w:t>
      </w:r>
      <w:r>
        <w:t xml:space="preserve"> là</w:t>
      </w:r>
      <w:proofErr w:type="gramEnd"/>
      <w:r>
        <w:t xml:space="preserve"> các tháng có 3</w:t>
      </w:r>
      <w:r w:rsidR="00C63590">
        <w:t>0</w:t>
      </w:r>
      <w:r>
        <w:t xml:space="preserve"> ngày có code tương tự nhau như case </w:t>
      </w:r>
      <w:r w:rsidR="00C63590">
        <w:t>4</w:t>
      </w:r>
      <w:r>
        <w:t xml:space="preserve"> trên hình.</w:t>
      </w:r>
    </w:p>
    <w:p w14:paraId="7865652B" w14:textId="392F74C2" w:rsidR="006A7BBF" w:rsidRDefault="006A7BBF" w:rsidP="001D565D">
      <w:pPr>
        <w:pStyle w:val="ListParagraph"/>
        <w:numPr>
          <w:ilvl w:val="0"/>
          <w:numId w:val="0"/>
        </w:numPr>
        <w:ind w:left="1647"/>
      </w:pPr>
      <w:r w:rsidRPr="006A7BBF">
        <w:rPr>
          <w:noProof/>
        </w:rPr>
        <w:drawing>
          <wp:inline distT="0" distB="0" distL="0" distR="0" wp14:anchorId="6C9EFD8B" wp14:editId="2E5B9D35">
            <wp:extent cx="4430861" cy="2251975"/>
            <wp:effectExtent l="0" t="0" r="8255" b="0"/>
            <wp:docPr id="7983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22975" name=""/>
                    <pic:cNvPicPr/>
                  </pic:nvPicPr>
                  <pic:blipFill>
                    <a:blip r:embed="rId44"/>
                    <a:stretch>
                      <a:fillRect/>
                    </a:stretch>
                  </pic:blipFill>
                  <pic:spPr>
                    <a:xfrm>
                      <a:off x="0" y="0"/>
                      <a:ext cx="4450340" cy="2261875"/>
                    </a:xfrm>
                    <a:prstGeom prst="rect">
                      <a:avLst/>
                    </a:prstGeom>
                  </pic:spPr>
                </pic:pic>
              </a:graphicData>
            </a:graphic>
          </wp:inline>
        </w:drawing>
      </w:r>
    </w:p>
    <w:p w14:paraId="0C6E8BDC" w14:textId="2C343AB7" w:rsidR="00C63590" w:rsidRDefault="00C63590" w:rsidP="00353DAC">
      <w:pPr>
        <w:pStyle w:val="ListParagraph"/>
        <w:numPr>
          <w:ilvl w:val="0"/>
          <w:numId w:val="47"/>
        </w:numPr>
      </w:pPr>
      <w:r>
        <w:t>Case 2</w:t>
      </w:r>
      <w:r w:rsidR="00E04514">
        <w:t xml:space="preserve"> có thêm phần kiểm tra xe</w:t>
      </w:r>
      <w:r w:rsidR="00C52C15">
        <w:t xml:space="preserve">m </w:t>
      </w:r>
      <w:r w:rsidR="0075186A">
        <w:t>năm đó có phải năm nhuận không.</w:t>
      </w:r>
    </w:p>
    <w:p w14:paraId="79EFB61E" w14:textId="11C6A7C2" w:rsidR="0075186A" w:rsidRDefault="00C90DA0" w:rsidP="001D565D">
      <w:pPr>
        <w:pStyle w:val="ListParagraph"/>
        <w:numPr>
          <w:ilvl w:val="0"/>
          <w:numId w:val="0"/>
        </w:numPr>
        <w:ind w:left="1647"/>
      </w:pPr>
      <w:r w:rsidRPr="00C90DA0">
        <w:rPr>
          <w:noProof/>
        </w:rPr>
        <w:drawing>
          <wp:inline distT="0" distB="0" distL="0" distR="0" wp14:anchorId="0D1E8363" wp14:editId="36770987">
            <wp:extent cx="4455795" cy="1891309"/>
            <wp:effectExtent l="0" t="0" r="1905" b="0"/>
            <wp:docPr id="148712217"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2217" name="Picture 1" descr="A computer screen shot of a black screen&#10;&#10;Description automatically generated"/>
                    <pic:cNvPicPr/>
                  </pic:nvPicPr>
                  <pic:blipFill>
                    <a:blip r:embed="rId45"/>
                    <a:stretch>
                      <a:fillRect/>
                    </a:stretch>
                  </pic:blipFill>
                  <pic:spPr>
                    <a:xfrm>
                      <a:off x="0" y="0"/>
                      <a:ext cx="4466662" cy="1895922"/>
                    </a:xfrm>
                    <a:prstGeom prst="rect">
                      <a:avLst/>
                    </a:prstGeom>
                  </pic:spPr>
                </pic:pic>
              </a:graphicData>
            </a:graphic>
          </wp:inline>
        </w:drawing>
      </w:r>
    </w:p>
    <w:p w14:paraId="030A0BC9" w14:textId="77777777" w:rsidR="0033165A" w:rsidRDefault="00E04A58" w:rsidP="00353DAC">
      <w:pPr>
        <w:pStyle w:val="ListParagraph"/>
        <w:numPr>
          <w:ilvl w:val="0"/>
          <w:numId w:val="47"/>
        </w:numPr>
      </w:pPr>
      <w:r>
        <w:t>Trường hợp tháng không hợp lệ và năm không hợp lệ</w:t>
      </w:r>
      <w:r w:rsidR="003D50D9">
        <w:t xml:space="preserve">         </w:t>
      </w:r>
    </w:p>
    <w:p w14:paraId="116430EC" w14:textId="76F07D76" w:rsidR="003D50D9" w:rsidRDefault="003D50D9" w:rsidP="0033165A">
      <w:pPr>
        <w:ind w:firstLine="0"/>
      </w:pPr>
      <w:bookmarkStart w:id="13" w:name="_GoBack"/>
      <w:bookmarkEnd w:id="13"/>
      <w:r>
        <w:t xml:space="preserve">     </w:t>
      </w:r>
    </w:p>
    <w:p w14:paraId="6E2ADE67" w14:textId="3B9A24F3" w:rsidR="003D50D9" w:rsidRPr="00353DAC" w:rsidRDefault="003D50D9" w:rsidP="00353DAC">
      <w:pPr>
        <w:pStyle w:val="ListParagraph"/>
        <w:numPr>
          <w:ilvl w:val="0"/>
          <w:numId w:val="45"/>
        </w:numPr>
        <w:rPr>
          <w:b/>
          <w:bCs/>
        </w:rPr>
      </w:pPr>
      <w:r>
        <w:lastRenderedPageBreak/>
        <w:t xml:space="preserve">Code của phím </w:t>
      </w:r>
      <w:r w:rsidRPr="00353DAC">
        <w:rPr>
          <w:b/>
          <w:bCs/>
        </w:rPr>
        <w:t>Xóa</w:t>
      </w:r>
      <w:r w:rsidRPr="003D50D9">
        <w:t>.</w:t>
      </w:r>
      <w:r>
        <w:t xml:space="preserve"> </w:t>
      </w:r>
    </w:p>
    <w:p w14:paraId="397D1057" w14:textId="714D2BF9" w:rsidR="00C90DA0" w:rsidRDefault="00F03A92" w:rsidP="001D565D">
      <w:pPr>
        <w:pStyle w:val="ListParagraph"/>
        <w:numPr>
          <w:ilvl w:val="0"/>
          <w:numId w:val="0"/>
        </w:numPr>
        <w:ind w:left="1647"/>
      </w:pPr>
      <w:r w:rsidRPr="00F03A92">
        <w:rPr>
          <w:noProof/>
        </w:rPr>
        <w:drawing>
          <wp:inline distT="0" distB="0" distL="0" distR="0" wp14:anchorId="389CF1FC" wp14:editId="5D1173CE">
            <wp:extent cx="4479403" cy="960763"/>
            <wp:effectExtent l="0" t="0" r="0" b="0"/>
            <wp:docPr id="88208444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84444" name="Picture 1" descr="A screen shot of a computer code&#10;&#10;Description automatically generated"/>
                    <pic:cNvPicPr/>
                  </pic:nvPicPr>
                  <pic:blipFill>
                    <a:blip r:embed="rId46"/>
                    <a:stretch>
                      <a:fillRect/>
                    </a:stretch>
                  </pic:blipFill>
                  <pic:spPr>
                    <a:xfrm>
                      <a:off x="0" y="0"/>
                      <a:ext cx="4479403" cy="960763"/>
                    </a:xfrm>
                    <a:prstGeom prst="rect">
                      <a:avLst/>
                    </a:prstGeom>
                  </pic:spPr>
                </pic:pic>
              </a:graphicData>
            </a:graphic>
          </wp:inline>
        </w:drawing>
      </w:r>
    </w:p>
    <w:p w14:paraId="732D8AE5" w14:textId="0F93D3D8" w:rsidR="00F03A92" w:rsidRDefault="009C1DB8" w:rsidP="00353DAC">
      <w:pPr>
        <w:pStyle w:val="ListParagraph"/>
        <w:numPr>
          <w:ilvl w:val="0"/>
          <w:numId w:val="47"/>
        </w:numPr>
      </w:pPr>
      <w:r>
        <w:t xml:space="preserve">Xóa thông tin hiển thị </w:t>
      </w:r>
    </w:p>
    <w:p w14:paraId="4C412E37" w14:textId="3556383D" w:rsidR="00454F4C" w:rsidRDefault="004A2FA2" w:rsidP="00C729D4">
      <w:pPr>
        <w:pStyle w:val="ListParagraph"/>
        <w:numPr>
          <w:ilvl w:val="0"/>
          <w:numId w:val="7"/>
        </w:numPr>
      </w:pPr>
      <w:r>
        <w:t>Giao diện ứng dụng:</w:t>
      </w:r>
    </w:p>
    <w:p w14:paraId="294243F4" w14:textId="7173DD15" w:rsidR="00082ED9" w:rsidRPr="00082ED9" w:rsidRDefault="00097F75" w:rsidP="00353DAC">
      <w:pPr>
        <w:ind w:left="567" w:firstLine="0"/>
        <w:jc w:val="center"/>
      </w:pPr>
      <w:r w:rsidRPr="00097F75">
        <w:rPr>
          <w:noProof/>
        </w:rPr>
        <w:drawing>
          <wp:inline distT="0" distB="0" distL="0" distR="0" wp14:anchorId="7CB65C27" wp14:editId="2343ABCB">
            <wp:extent cx="2669771" cy="1310063"/>
            <wp:effectExtent l="0" t="0" r="0" b="4445"/>
            <wp:docPr id="1308181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81494" name="Picture 1" descr="A screenshot of a computer&#10;&#10;Description automatically generated"/>
                    <pic:cNvPicPr/>
                  </pic:nvPicPr>
                  <pic:blipFill>
                    <a:blip r:embed="rId47"/>
                    <a:stretch>
                      <a:fillRect/>
                    </a:stretch>
                  </pic:blipFill>
                  <pic:spPr>
                    <a:xfrm>
                      <a:off x="0" y="0"/>
                      <a:ext cx="2708011" cy="1328828"/>
                    </a:xfrm>
                    <a:prstGeom prst="rect">
                      <a:avLst/>
                    </a:prstGeom>
                  </pic:spPr>
                </pic:pic>
              </a:graphicData>
            </a:graphic>
          </wp:inline>
        </w:drawing>
      </w:r>
    </w:p>
    <w:p w14:paraId="3B1D5DA1" w14:textId="4E090392" w:rsidR="004B41D2" w:rsidRDefault="004B41D2" w:rsidP="00E94F90">
      <w:pPr>
        <w:pStyle w:val="ListParagraph"/>
        <w:numPr>
          <w:ilvl w:val="0"/>
          <w:numId w:val="7"/>
        </w:numPr>
      </w:pPr>
      <w:r>
        <w:t>Demo ứng dụng:</w:t>
      </w:r>
    </w:p>
    <w:p w14:paraId="02B19A9E" w14:textId="3A3EE011" w:rsidR="006A10D1" w:rsidRDefault="006A10D1" w:rsidP="00353DAC">
      <w:pPr>
        <w:jc w:val="center"/>
      </w:pPr>
      <w:r w:rsidRPr="006A10D1">
        <w:rPr>
          <w:noProof/>
        </w:rPr>
        <w:drawing>
          <wp:inline distT="0" distB="0" distL="0" distR="0" wp14:anchorId="17F061EE" wp14:editId="058EE446">
            <wp:extent cx="2612275" cy="1344154"/>
            <wp:effectExtent l="0" t="0" r="0" b="8890"/>
            <wp:docPr id="1644091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91395" name="Picture 1" descr="A screenshot of a computer&#10;&#10;Description automatically generated"/>
                    <pic:cNvPicPr/>
                  </pic:nvPicPr>
                  <pic:blipFill>
                    <a:blip r:embed="rId48"/>
                    <a:stretch>
                      <a:fillRect/>
                    </a:stretch>
                  </pic:blipFill>
                  <pic:spPr>
                    <a:xfrm>
                      <a:off x="0" y="0"/>
                      <a:ext cx="2620998" cy="1348643"/>
                    </a:xfrm>
                    <a:prstGeom prst="rect">
                      <a:avLst/>
                    </a:prstGeom>
                  </pic:spPr>
                </pic:pic>
              </a:graphicData>
            </a:graphic>
          </wp:inline>
        </w:drawing>
      </w:r>
    </w:p>
    <w:p w14:paraId="302E4F07" w14:textId="11061AA2" w:rsidR="00732A2E" w:rsidRDefault="00512111" w:rsidP="00353DAC">
      <w:pPr>
        <w:jc w:val="center"/>
      </w:pPr>
      <w:r w:rsidRPr="00512111">
        <w:rPr>
          <w:noProof/>
        </w:rPr>
        <w:drawing>
          <wp:inline distT="0" distB="0" distL="0" distR="0" wp14:anchorId="40414D83" wp14:editId="677D2527">
            <wp:extent cx="2678084" cy="1741306"/>
            <wp:effectExtent l="0" t="0" r="8255" b="0"/>
            <wp:docPr id="346710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10954" name="Picture 1" descr="A screenshot of a computer&#10;&#10;Description automatically generated"/>
                    <pic:cNvPicPr/>
                  </pic:nvPicPr>
                  <pic:blipFill>
                    <a:blip r:embed="rId49"/>
                    <a:stretch>
                      <a:fillRect/>
                    </a:stretch>
                  </pic:blipFill>
                  <pic:spPr>
                    <a:xfrm>
                      <a:off x="0" y="0"/>
                      <a:ext cx="2692868" cy="1750918"/>
                    </a:xfrm>
                    <a:prstGeom prst="rect">
                      <a:avLst/>
                    </a:prstGeom>
                  </pic:spPr>
                </pic:pic>
              </a:graphicData>
            </a:graphic>
          </wp:inline>
        </w:drawing>
      </w:r>
    </w:p>
    <w:p w14:paraId="1CC11851" w14:textId="55D11A97" w:rsidR="00042F12" w:rsidRDefault="00F526D2" w:rsidP="00353DAC">
      <w:pPr>
        <w:jc w:val="center"/>
      </w:pPr>
      <w:r w:rsidRPr="00042F12">
        <w:rPr>
          <w:noProof/>
        </w:rPr>
        <w:drawing>
          <wp:inline distT="0" distB="0" distL="0" distR="0" wp14:anchorId="51F5FB4E" wp14:editId="70C76B3A">
            <wp:extent cx="2502131" cy="1319483"/>
            <wp:effectExtent l="0" t="0" r="0" b="0"/>
            <wp:docPr id="31346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6677" name="Picture 1" descr="A screenshot of a computer&#10;&#10;Description automatically generated"/>
                    <pic:cNvPicPr/>
                  </pic:nvPicPr>
                  <pic:blipFill>
                    <a:blip r:embed="rId50"/>
                    <a:stretch>
                      <a:fillRect/>
                    </a:stretch>
                  </pic:blipFill>
                  <pic:spPr>
                    <a:xfrm>
                      <a:off x="0" y="0"/>
                      <a:ext cx="2518048" cy="1327877"/>
                    </a:xfrm>
                    <a:prstGeom prst="rect">
                      <a:avLst/>
                    </a:prstGeom>
                  </pic:spPr>
                </pic:pic>
              </a:graphicData>
            </a:graphic>
          </wp:inline>
        </w:drawing>
      </w:r>
    </w:p>
    <w:p w14:paraId="2ED1C18F" w14:textId="6CA8AFF7" w:rsidR="00042F12" w:rsidRDefault="00042F12" w:rsidP="001E2714"/>
    <w:p w14:paraId="1BCEF1B6" w14:textId="51683E13" w:rsidR="002D679C" w:rsidRDefault="00353DAC" w:rsidP="00353DAC">
      <w:pPr>
        <w:ind w:firstLine="0"/>
        <w:jc w:val="center"/>
      </w:pPr>
      <w:r>
        <w:rPr>
          <w:noProof/>
        </w:rPr>
        <w:lastRenderedPageBreak/>
        <w:drawing>
          <wp:inline distT="0" distB="0" distL="0" distR="0" wp14:anchorId="160D7661" wp14:editId="659B62EB">
            <wp:extent cx="4086304" cy="26947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21440" cy="2717879"/>
                    </a:xfrm>
                    <a:prstGeom prst="rect">
                      <a:avLst/>
                    </a:prstGeom>
                  </pic:spPr>
                </pic:pic>
              </a:graphicData>
            </a:graphic>
          </wp:inline>
        </w:drawing>
      </w:r>
    </w:p>
    <w:p w14:paraId="27224794" w14:textId="13B6D165" w:rsidR="00353DAC" w:rsidRDefault="00353DAC" w:rsidP="00353DAC">
      <w:pPr>
        <w:ind w:firstLine="0"/>
        <w:jc w:val="center"/>
      </w:pPr>
      <w:r>
        <w:rPr>
          <w:noProof/>
        </w:rPr>
        <w:drawing>
          <wp:inline distT="0" distB="0" distL="0" distR="0" wp14:anchorId="1E5258F1" wp14:editId="47FD7F80">
            <wp:extent cx="4161540" cy="22929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86534" cy="2306698"/>
                    </a:xfrm>
                    <a:prstGeom prst="rect">
                      <a:avLst/>
                    </a:prstGeom>
                  </pic:spPr>
                </pic:pic>
              </a:graphicData>
            </a:graphic>
          </wp:inline>
        </w:drawing>
      </w:r>
    </w:p>
    <w:p w14:paraId="678BDA18" w14:textId="1638BCD3" w:rsidR="00353DAC" w:rsidRDefault="00353DAC" w:rsidP="00353DAC">
      <w:pPr>
        <w:ind w:firstLine="0"/>
        <w:jc w:val="center"/>
      </w:pPr>
      <w:r>
        <w:rPr>
          <w:noProof/>
        </w:rPr>
        <w:drawing>
          <wp:inline distT="0" distB="0" distL="0" distR="0" wp14:anchorId="559883BF" wp14:editId="57031B9D">
            <wp:extent cx="4113022" cy="2750127"/>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13022" cy="2750127"/>
                    </a:xfrm>
                    <a:prstGeom prst="rect">
                      <a:avLst/>
                    </a:prstGeom>
                  </pic:spPr>
                </pic:pic>
              </a:graphicData>
            </a:graphic>
          </wp:inline>
        </w:drawing>
      </w:r>
    </w:p>
    <w:p w14:paraId="5FB1E77D" w14:textId="6E91EE37" w:rsidR="00353DAC" w:rsidRPr="002D679C" w:rsidRDefault="00353DAC" w:rsidP="00353DAC">
      <w:pPr>
        <w:ind w:firstLine="0"/>
        <w:jc w:val="center"/>
      </w:pPr>
    </w:p>
    <w:p w14:paraId="1EE2572B" w14:textId="54E3A346" w:rsidR="00540B76" w:rsidRDefault="00540B76" w:rsidP="00540B76">
      <w:pPr>
        <w:pStyle w:val="Heading2"/>
      </w:pPr>
      <w:bookmarkStart w:id="14" w:name="_Toc178601383"/>
      <w:r>
        <w:lastRenderedPageBreak/>
        <w:t>Bài 5:</w:t>
      </w:r>
      <w:r w:rsidR="59802EDB">
        <w:t xml:space="preserve"> Quản lí thí sinh dự thi.</w:t>
      </w:r>
      <w:bookmarkEnd w:id="14"/>
    </w:p>
    <w:p w14:paraId="5FAC313E" w14:textId="6190D558" w:rsidR="00867697" w:rsidRPr="00867697" w:rsidRDefault="00F526D2" w:rsidP="0006145F">
      <w:pPr>
        <w:pStyle w:val="Heading3"/>
        <w:numPr>
          <w:ilvl w:val="0"/>
          <w:numId w:val="0"/>
        </w:numPr>
        <w:ind w:left="397"/>
      </w:pPr>
      <w:bookmarkStart w:id="15" w:name="_Toc178601384"/>
      <w:r>
        <w:t xml:space="preserve">Yêu cầu: </w:t>
      </w:r>
      <w:r>
        <w:rPr>
          <w:b w:val="0"/>
        </w:rPr>
        <w:t>Viết chương trình quản lý các thí sinh dự thi. Chương trình cho phép nhập các thông tin cơ bản như họ và tên, phái, điểm các môn thi. Ràng buộc dữ liệu nhập vào như sau:</w:t>
      </w:r>
      <w:bookmarkEnd w:id="15"/>
    </w:p>
    <w:p w14:paraId="55B29B07" w14:textId="32B114CD" w:rsidR="59802EDB" w:rsidRPr="006A7F23" w:rsidRDefault="59802EDB" w:rsidP="006A7F23">
      <w:pPr>
        <w:pStyle w:val="ListParagraph"/>
        <w:numPr>
          <w:ilvl w:val="0"/>
          <w:numId w:val="44"/>
        </w:numPr>
        <w:rPr>
          <w:b/>
        </w:rPr>
      </w:pPr>
      <w:bookmarkStart w:id="16" w:name="_Toc178544965"/>
      <w:r>
        <w:t>Họ và tên: Hỗ trợ tiếng Việt có dấu, tối đa 30 ký tự.</w:t>
      </w:r>
      <w:bookmarkEnd w:id="16"/>
      <w:r>
        <w:t xml:space="preserve"> </w:t>
      </w:r>
    </w:p>
    <w:p w14:paraId="49687F15" w14:textId="6ABDEAAB" w:rsidR="59802EDB" w:rsidRPr="006A7F23" w:rsidRDefault="59802EDB" w:rsidP="006A7F23">
      <w:pPr>
        <w:pStyle w:val="ListParagraph"/>
        <w:numPr>
          <w:ilvl w:val="0"/>
          <w:numId w:val="44"/>
        </w:numPr>
        <w:rPr>
          <w:b/>
        </w:rPr>
      </w:pPr>
      <w:bookmarkStart w:id="17" w:name="_Toc178544966"/>
      <w:r>
        <w:t>Phái: Lựa chọn Nam / Nữ.</w:t>
      </w:r>
      <w:bookmarkEnd w:id="17"/>
    </w:p>
    <w:p w14:paraId="47C65001" w14:textId="06B9D31C" w:rsidR="59802EDB" w:rsidRPr="006A7F23" w:rsidRDefault="59802EDB" w:rsidP="006A7F23">
      <w:pPr>
        <w:pStyle w:val="ListParagraph"/>
        <w:numPr>
          <w:ilvl w:val="0"/>
          <w:numId w:val="44"/>
        </w:numPr>
        <w:rPr>
          <w:b/>
        </w:rPr>
      </w:pPr>
      <w:bookmarkStart w:id="18" w:name="_Toc178544967"/>
      <w:r>
        <w:t>Điểm môn thi: Từ 0 đến 10, tự động làm tròn đến chữ số thập phân thứ nhất khi lưu.</w:t>
      </w:r>
      <w:bookmarkEnd w:id="18"/>
    </w:p>
    <w:p w14:paraId="16666B8D" w14:textId="2C22EFBB" w:rsidR="59802EDB" w:rsidRDefault="59802EDB" w:rsidP="45DA6ED9">
      <w:pPr>
        <w:pStyle w:val="ListParagraph"/>
      </w:pPr>
      <w:r>
        <w:t>Khi lưu dữ liệu, các giá trị liên quan sẽ được tính toán và hiển thị trong danh sách thí sinh như sau:</w:t>
      </w:r>
    </w:p>
    <w:p w14:paraId="2F9505B1" w14:textId="06C25571" w:rsidR="59802EDB" w:rsidRDefault="59802EDB" w:rsidP="45DA6ED9">
      <w:pPr>
        <w:pStyle w:val="ListParagraph"/>
      </w:pPr>
      <w:r>
        <w:t xml:space="preserve">ID: có định dạng TSxxx, trong đó xxx tăng dần bắt đầu từ 001 cho thí sinh đầu tiên. Trung bình (ĐTB): Kết quả trung bình cộng 3 môn thi, làm tròn đến chữ số thập phân thứ hai. </w:t>
      </w:r>
    </w:p>
    <w:p w14:paraId="4B86D3D6" w14:textId="33EC1CE2" w:rsidR="59802EDB" w:rsidRDefault="59802EDB" w:rsidP="45DA6ED9">
      <w:pPr>
        <w:pStyle w:val="ListParagraph"/>
      </w:pPr>
      <w:r>
        <w:t xml:space="preserve">Xếp loại: </w:t>
      </w:r>
    </w:p>
    <w:p w14:paraId="5A240DF3" w14:textId="39F2DAE9" w:rsidR="59802EDB" w:rsidRDefault="59802EDB" w:rsidP="0006145F">
      <w:pPr>
        <w:pStyle w:val="ListParagraph"/>
        <w:numPr>
          <w:ilvl w:val="0"/>
          <w:numId w:val="22"/>
        </w:numPr>
      </w:pPr>
      <w:r>
        <w:t xml:space="preserve">Giỏi: ĐTB &gt;= </w:t>
      </w:r>
      <w:proofErr w:type="gramStart"/>
      <w:r>
        <w:t>8</w:t>
      </w:r>
      <w:proofErr w:type="gramEnd"/>
      <w:r>
        <w:t>, không có môn nào &lt; 6.5</w:t>
      </w:r>
      <w:r w:rsidR="3A367B84">
        <w:t>.</w:t>
      </w:r>
    </w:p>
    <w:p w14:paraId="16B4226F" w14:textId="6C4FDBBB" w:rsidR="59802EDB" w:rsidRDefault="59802EDB" w:rsidP="0006145F">
      <w:pPr>
        <w:pStyle w:val="ListParagraph"/>
        <w:numPr>
          <w:ilvl w:val="0"/>
          <w:numId w:val="22"/>
        </w:numPr>
      </w:pPr>
      <w:r>
        <w:t>Khá: ĐTB &gt;= 6.5, không có môn nào &lt; 5</w:t>
      </w:r>
      <w:r w:rsidR="2CEA0354">
        <w:t>.</w:t>
      </w:r>
    </w:p>
    <w:p w14:paraId="07259B10" w14:textId="36C35058" w:rsidR="59802EDB" w:rsidRDefault="59802EDB" w:rsidP="0006145F">
      <w:pPr>
        <w:pStyle w:val="ListParagraph"/>
        <w:numPr>
          <w:ilvl w:val="0"/>
          <w:numId w:val="22"/>
        </w:numPr>
      </w:pPr>
      <w:r>
        <w:t>Trung Bình: ĐTB &gt;=</w:t>
      </w:r>
      <w:proofErr w:type="gramStart"/>
      <w:r>
        <w:t>5</w:t>
      </w:r>
      <w:proofErr w:type="gramEnd"/>
      <w:r>
        <w:t>, không có môn nào &lt; 3.5</w:t>
      </w:r>
      <w:r w:rsidR="501395EE">
        <w:t>.</w:t>
      </w:r>
    </w:p>
    <w:p w14:paraId="1C3FCB9E" w14:textId="376FED6A" w:rsidR="59802EDB" w:rsidRDefault="59802EDB" w:rsidP="0006145F">
      <w:pPr>
        <w:pStyle w:val="ListParagraph"/>
        <w:numPr>
          <w:ilvl w:val="0"/>
          <w:numId w:val="22"/>
        </w:numPr>
      </w:pPr>
      <w:r>
        <w:t>Yếu: ĐTB &gt;= 3.5, không có môn nào &lt; 2</w:t>
      </w:r>
      <w:r w:rsidR="2CEA0354">
        <w:t>.</w:t>
      </w:r>
    </w:p>
    <w:p w14:paraId="1D687D82" w14:textId="4D68F9CE" w:rsidR="59802EDB" w:rsidRDefault="59802EDB" w:rsidP="0006145F">
      <w:pPr>
        <w:pStyle w:val="ListParagraph"/>
        <w:numPr>
          <w:ilvl w:val="0"/>
          <w:numId w:val="22"/>
        </w:numPr>
      </w:pPr>
      <w:r>
        <w:t>Kém: Các trường hợp còn lại</w:t>
      </w:r>
      <w:r w:rsidR="714C4C81">
        <w:t>.</w:t>
      </w:r>
    </w:p>
    <w:p w14:paraId="777001EC" w14:textId="70ADA6C6" w:rsidR="59802EDB" w:rsidRDefault="59802EDB" w:rsidP="49D4289B">
      <w:pPr>
        <w:pStyle w:val="ListParagraph"/>
      </w:pPr>
      <w:r>
        <w:t>Một số thao tác, sự kiện cần thực hiện:</w:t>
      </w:r>
    </w:p>
    <w:p w14:paraId="6DA2075C" w14:textId="4BF8E591" w:rsidR="59802EDB" w:rsidRDefault="59802EDB" w:rsidP="0006145F">
      <w:pPr>
        <w:pStyle w:val="ListParagraph"/>
        <w:numPr>
          <w:ilvl w:val="0"/>
          <w:numId w:val="23"/>
        </w:numPr>
      </w:pPr>
      <w:r>
        <w:t>Lưu: Thêm thí sinh với các thông tin đang được cung cấp vào danh sách thí sinh.</w:t>
      </w:r>
    </w:p>
    <w:p w14:paraId="1782C71E" w14:textId="082B4059" w:rsidR="59802EDB" w:rsidRDefault="59802EDB" w:rsidP="0006145F">
      <w:pPr>
        <w:pStyle w:val="ListParagraph"/>
        <w:numPr>
          <w:ilvl w:val="0"/>
          <w:numId w:val="23"/>
        </w:numPr>
      </w:pPr>
      <w:r>
        <w:t>Xoá (tại vùng nhập liệu): Làm trống các trường nhập liệu (họ và tên, phái, điểm môn</w:t>
      </w:r>
      <w:proofErr w:type="gramStart"/>
      <w:r>
        <w:t>,...</w:t>
      </w:r>
      <w:proofErr w:type="gramEnd"/>
      <w:r>
        <w:t>)</w:t>
      </w:r>
    </w:p>
    <w:p w14:paraId="735AD492" w14:textId="54314069" w:rsidR="59802EDB" w:rsidRDefault="59802EDB" w:rsidP="0006145F">
      <w:pPr>
        <w:pStyle w:val="ListParagraph"/>
        <w:numPr>
          <w:ilvl w:val="0"/>
          <w:numId w:val="23"/>
        </w:numPr>
      </w:pPr>
      <w:r>
        <w:t>Xoá (tại danh sách thí sinh): loại bỏ bản ghi tương ứng ra khỏi danh sách thí sinh.</w:t>
      </w:r>
    </w:p>
    <w:p w14:paraId="7ADD0AAD" w14:textId="54D15844" w:rsidR="59802EDB" w:rsidRDefault="59802EDB" w:rsidP="0006145F">
      <w:pPr>
        <w:pStyle w:val="ListParagraph"/>
        <w:numPr>
          <w:ilvl w:val="0"/>
          <w:numId w:val="23"/>
        </w:numPr>
      </w:pPr>
      <w:r>
        <w:t xml:space="preserve">Thống kê: Thống kê số lượng thí sinh dự thi, tên thí sinh có điểm trung bình cao nhất, số lượng thí sinh xếp loại giỏi, khá, trung bình và bao nhiêu thí sinh không đạt (xếp loại yếu, kém). </w:t>
      </w:r>
    </w:p>
    <w:p w14:paraId="2F55397A" w14:textId="19A2DC74" w:rsidR="59802EDB" w:rsidRDefault="59802EDB" w:rsidP="49D4289B">
      <w:pPr>
        <w:pStyle w:val="ListParagraph"/>
        <w:numPr>
          <w:ilvl w:val="0"/>
          <w:numId w:val="0"/>
        </w:numPr>
        <w:ind w:left="720"/>
        <w:rPr>
          <w:i/>
          <w:iCs/>
        </w:rPr>
      </w:pPr>
      <w:r w:rsidRPr="49D4289B">
        <w:rPr>
          <w:i/>
          <w:iCs/>
        </w:rPr>
        <w:t>Gợi ý: Có thể sử dụng DataGridView để hiển thị danh sách thí sinh.</w:t>
      </w:r>
    </w:p>
    <w:p w14:paraId="4A1D0AF2" w14:textId="688B1C85" w:rsidR="2E129CA3" w:rsidRDefault="2E129CA3" w:rsidP="6666DECF">
      <w:pPr>
        <w:ind w:firstLine="0"/>
        <w:rPr>
          <w:b/>
        </w:rPr>
      </w:pPr>
      <w:r w:rsidRPr="49D4289B">
        <w:rPr>
          <w:b/>
          <w:bCs/>
        </w:rPr>
        <w:t>Quá trình thực hành:</w:t>
      </w:r>
    </w:p>
    <w:p w14:paraId="2AB39B11" w14:textId="745EE8D6" w:rsidR="7F52E40A" w:rsidRDefault="7F52E40A" w:rsidP="45DA6ED9">
      <w:pPr>
        <w:pStyle w:val="ListParagraph"/>
      </w:pPr>
      <w:r w:rsidRPr="49D4289B">
        <w:t xml:space="preserve">Ý tưởng thực hiện: </w:t>
      </w:r>
    </w:p>
    <w:p w14:paraId="03DC1B18" w14:textId="4712C277" w:rsidR="7F52E40A" w:rsidRDefault="7F52E40A" w:rsidP="0006145F">
      <w:pPr>
        <w:pStyle w:val="ListParagraph"/>
        <w:numPr>
          <w:ilvl w:val="0"/>
          <w:numId w:val="24"/>
        </w:numPr>
      </w:pPr>
      <w:r w:rsidRPr="49D4289B">
        <w:t>Dùng 4 textb</w:t>
      </w:r>
      <w:r w:rsidR="7EAF879C" w:rsidRPr="49D4289B">
        <w:t>ox để nhập dữ liệu tương ứng lần lượt là: Họ và tên, điểm môn 1, điểm môn 2 và điểm môn 3. Chọn dữ liệu phái bằng cách sử dụng combobox và gán 2 lựa chọn là Nam và Nữ.</w:t>
      </w:r>
    </w:p>
    <w:p w14:paraId="4BC03639" w14:textId="79D937A2" w:rsidR="31EA7D8C" w:rsidRDefault="31EA7D8C" w:rsidP="0006145F">
      <w:pPr>
        <w:pStyle w:val="ListParagraph"/>
        <w:numPr>
          <w:ilvl w:val="0"/>
          <w:numId w:val="24"/>
        </w:numPr>
      </w:pPr>
      <w:r w:rsidRPr="49D4289B">
        <w:t>Ba button lần lượt là Lưu, Xóa và Thống Kê để thực hiện các tính năng như lưu dữ liệu vào bảng danh sách thí sinh</w:t>
      </w:r>
      <w:r w:rsidR="0F4EF33A" w:rsidRPr="49D4289B">
        <w:t xml:space="preserve"> (Lưu), làm trống các trường nhập liệu (Xóa), thống kê số lượng thí sinh theo để bài yêu cầu (Thống Kê).</w:t>
      </w:r>
    </w:p>
    <w:p w14:paraId="366E6699" w14:textId="4AF39AFE" w:rsidR="0F4EF33A" w:rsidRDefault="0F4EF33A" w:rsidP="0006145F">
      <w:pPr>
        <w:pStyle w:val="ListParagraph"/>
        <w:numPr>
          <w:ilvl w:val="0"/>
          <w:numId w:val="24"/>
        </w:numPr>
      </w:pPr>
      <w:r w:rsidRPr="49D4289B">
        <w:t>Sử dụng DataGridView để hiển thị danh sách thí sinh.</w:t>
      </w:r>
    </w:p>
    <w:p w14:paraId="2A428540" w14:textId="3DAF36EE" w:rsidR="0F4EF33A" w:rsidRDefault="0F4EF33A" w:rsidP="0006145F">
      <w:pPr>
        <w:pStyle w:val="ListParagraph"/>
        <w:numPr>
          <w:ilvl w:val="0"/>
          <w:numId w:val="24"/>
        </w:numPr>
      </w:pPr>
      <w:r w:rsidRPr="49D4289B">
        <w:t>Xây dựng DataGridView:</w:t>
      </w:r>
      <w:r w:rsidR="674E88B4" w:rsidRPr="49D4289B">
        <w:t xml:space="preserve"> Các cột luôn để chỉ đọc (Readonly = true).</w:t>
      </w:r>
    </w:p>
    <w:p w14:paraId="279A2640" w14:textId="782F80C7" w:rsidR="0F4EF33A" w:rsidRDefault="0F4EF33A" w:rsidP="0006145F">
      <w:pPr>
        <w:pStyle w:val="ListParagraph"/>
        <w:numPr>
          <w:ilvl w:val="0"/>
          <w:numId w:val="24"/>
        </w:numPr>
      </w:pPr>
      <w:r w:rsidRPr="49D4289B">
        <w:t>Vào mục Edit columns của DataGridView, thực hiện thêm các cột:</w:t>
      </w:r>
    </w:p>
    <w:p w14:paraId="3AC8F2EA" w14:textId="49541E5B" w:rsidR="0F4EF33A" w:rsidRDefault="0F4EF33A" w:rsidP="0006145F">
      <w:pPr>
        <w:pStyle w:val="ListParagraph"/>
        <w:numPr>
          <w:ilvl w:val="0"/>
          <w:numId w:val="25"/>
        </w:numPr>
        <w:spacing w:line="259" w:lineRule="auto"/>
      </w:pPr>
      <w:r w:rsidRPr="49D4289B">
        <w:lastRenderedPageBreak/>
        <w:t xml:space="preserve">ID: Mục design </w:t>
      </w:r>
      <w:r w:rsidR="1242CFBF" w:rsidRPr="49D4289B">
        <w:t>chỉnh như sau</w:t>
      </w:r>
      <w:r w:rsidR="05D5E64F" w:rsidRPr="49D4289B">
        <w:t>:</w:t>
      </w:r>
    </w:p>
    <w:p w14:paraId="21220C5D" w14:textId="1AFE5CC5" w:rsidR="05D5E64F" w:rsidRDefault="05D5E64F" w:rsidP="49D4289B">
      <w:pPr>
        <w:spacing w:before="120" w:line="259" w:lineRule="auto"/>
        <w:ind w:firstLine="0"/>
        <w:jc w:val="center"/>
      </w:pPr>
      <w:r>
        <w:rPr>
          <w:noProof/>
        </w:rPr>
        <w:drawing>
          <wp:inline distT="0" distB="0" distL="0" distR="0" wp14:anchorId="6AB5EED1" wp14:editId="16A411EC">
            <wp:extent cx="4867274" cy="666750"/>
            <wp:effectExtent l="0" t="0" r="0" b="0"/>
            <wp:docPr id="1566006163" name="Picture 156600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4867274" cy="666750"/>
                    </a:xfrm>
                    <a:prstGeom prst="rect">
                      <a:avLst/>
                    </a:prstGeom>
                  </pic:spPr>
                </pic:pic>
              </a:graphicData>
            </a:graphic>
          </wp:inline>
        </w:drawing>
      </w:r>
    </w:p>
    <w:p w14:paraId="6D5785C6" w14:textId="66690C10" w:rsidR="0F4EF33A" w:rsidRDefault="0F4EF33A" w:rsidP="0006145F">
      <w:pPr>
        <w:pStyle w:val="ListParagraph"/>
        <w:numPr>
          <w:ilvl w:val="0"/>
          <w:numId w:val="25"/>
        </w:numPr>
      </w:pPr>
      <w:r w:rsidRPr="49D4289B">
        <w:t xml:space="preserve">Họ Và Tên: </w:t>
      </w:r>
    </w:p>
    <w:p w14:paraId="2D72EF5F" w14:textId="464075C9" w:rsidR="720326EC" w:rsidRDefault="720326EC" w:rsidP="49D4289B">
      <w:pPr>
        <w:ind w:firstLine="0"/>
        <w:jc w:val="center"/>
      </w:pPr>
      <w:r>
        <w:rPr>
          <w:noProof/>
        </w:rPr>
        <w:drawing>
          <wp:inline distT="0" distB="0" distL="0" distR="0" wp14:anchorId="144A3DA2" wp14:editId="5B5F566D">
            <wp:extent cx="4867274" cy="666750"/>
            <wp:effectExtent l="0" t="0" r="0" b="0"/>
            <wp:docPr id="513592030" name="Picture 51359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4867274" cy="666750"/>
                    </a:xfrm>
                    <a:prstGeom prst="rect">
                      <a:avLst/>
                    </a:prstGeom>
                  </pic:spPr>
                </pic:pic>
              </a:graphicData>
            </a:graphic>
          </wp:inline>
        </w:drawing>
      </w:r>
    </w:p>
    <w:p w14:paraId="53B806BE" w14:textId="653EFED2" w:rsidR="0F4EF33A" w:rsidRDefault="0F4EF33A" w:rsidP="0006145F">
      <w:pPr>
        <w:pStyle w:val="ListParagraph"/>
        <w:numPr>
          <w:ilvl w:val="0"/>
          <w:numId w:val="25"/>
        </w:numPr>
        <w:jc w:val="left"/>
      </w:pPr>
      <w:r w:rsidRPr="49D4289B">
        <w:t>Phái</w:t>
      </w:r>
      <w:r w:rsidR="09A68F8D" w:rsidRPr="49D4289B">
        <w:t>:</w:t>
      </w:r>
      <w:r w:rsidR="0006145F">
        <w:t xml:space="preserve"> Thiết lập như các ảnh sau:</w:t>
      </w:r>
      <w:r>
        <w:br/>
      </w:r>
    </w:p>
    <w:p w14:paraId="424C4CF8" w14:textId="58C48025" w:rsidR="1F2304B5" w:rsidRDefault="1F2304B5" w:rsidP="49D4289B">
      <w:pPr>
        <w:ind w:firstLine="0"/>
        <w:jc w:val="center"/>
      </w:pPr>
      <w:r>
        <w:rPr>
          <w:noProof/>
        </w:rPr>
        <w:drawing>
          <wp:inline distT="0" distB="0" distL="0" distR="0" wp14:anchorId="3712DFB6" wp14:editId="64FC378C">
            <wp:extent cx="4925114" cy="638264"/>
            <wp:effectExtent l="0" t="0" r="0" b="0"/>
            <wp:docPr id="1902026097" name="Picture 190202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4925114" cy="638264"/>
                    </a:xfrm>
                    <a:prstGeom prst="rect">
                      <a:avLst/>
                    </a:prstGeom>
                  </pic:spPr>
                </pic:pic>
              </a:graphicData>
            </a:graphic>
          </wp:inline>
        </w:drawing>
      </w:r>
      <w:r>
        <w:br/>
      </w:r>
      <w:r w:rsidR="0F4EF33A" w:rsidRPr="49D4289B">
        <w:t xml:space="preserve"> </w:t>
      </w:r>
    </w:p>
    <w:p w14:paraId="36D5A5EA" w14:textId="2A97B1C7" w:rsidR="4E705E55" w:rsidRDefault="4E705E55" w:rsidP="49D4289B">
      <w:pPr>
        <w:ind w:firstLine="0"/>
        <w:jc w:val="center"/>
      </w:pPr>
      <w:r>
        <w:rPr>
          <w:noProof/>
        </w:rPr>
        <w:drawing>
          <wp:inline distT="0" distB="0" distL="0" distR="0" wp14:anchorId="373F4C51" wp14:editId="2A14D016">
            <wp:extent cx="4876802" cy="1314450"/>
            <wp:effectExtent l="0" t="0" r="0" b="0"/>
            <wp:docPr id="1828683659" name="Picture 182868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4876802" cy="1314450"/>
                    </a:xfrm>
                    <a:prstGeom prst="rect">
                      <a:avLst/>
                    </a:prstGeom>
                  </pic:spPr>
                </pic:pic>
              </a:graphicData>
            </a:graphic>
          </wp:inline>
        </w:drawing>
      </w:r>
    </w:p>
    <w:p w14:paraId="75E62174" w14:textId="080FED31" w:rsidR="504F792C" w:rsidRDefault="504F792C" w:rsidP="49D4289B">
      <w:pPr>
        <w:ind w:firstLine="0"/>
        <w:jc w:val="center"/>
      </w:pPr>
      <w:r>
        <w:rPr>
          <w:noProof/>
        </w:rPr>
        <w:drawing>
          <wp:inline distT="0" distB="0" distL="0" distR="0" wp14:anchorId="61D84813" wp14:editId="3BF09139">
            <wp:extent cx="3705742" cy="1324160"/>
            <wp:effectExtent l="0" t="0" r="0" b="0"/>
            <wp:docPr id="381327166" name="Picture 381327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3705742" cy="1324160"/>
                    </a:xfrm>
                    <a:prstGeom prst="rect">
                      <a:avLst/>
                    </a:prstGeom>
                  </pic:spPr>
                </pic:pic>
              </a:graphicData>
            </a:graphic>
          </wp:inline>
        </w:drawing>
      </w:r>
    </w:p>
    <w:p w14:paraId="4C706350" w14:textId="2752188C" w:rsidR="504F792C" w:rsidRDefault="504F792C" w:rsidP="0006145F">
      <w:pPr>
        <w:pStyle w:val="ListParagraph"/>
        <w:numPr>
          <w:ilvl w:val="0"/>
          <w:numId w:val="25"/>
        </w:numPr>
        <w:jc w:val="left"/>
      </w:pPr>
      <w:r>
        <w:t>Môn 1, Môn 2, Môn 3:</w:t>
      </w:r>
    </w:p>
    <w:p w14:paraId="3DF49870" w14:textId="749E0042" w:rsidR="3F4E3355" w:rsidRDefault="3F4E3355" w:rsidP="49D4289B">
      <w:pPr>
        <w:ind w:left="641" w:firstLine="0"/>
        <w:jc w:val="center"/>
      </w:pPr>
      <w:r>
        <w:rPr>
          <w:noProof/>
        </w:rPr>
        <w:drawing>
          <wp:inline distT="0" distB="0" distL="0" distR="0" wp14:anchorId="76A052F8" wp14:editId="14AE58F1">
            <wp:extent cx="4886325" cy="1962150"/>
            <wp:effectExtent l="0" t="0" r="0" b="0"/>
            <wp:docPr id="348701104" name="Picture 34870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886325" cy="1962150"/>
                    </a:xfrm>
                    <a:prstGeom prst="rect">
                      <a:avLst/>
                    </a:prstGeom>
                  </pic:spPr>
                </pic:pic>
              </a:graphicData>
            </a:graphic>
          </wp:inline>
        </w:drawing>
      </w:r>
    </w:p>
    <w:p w14:paraId="6FE78F18" w14:textId="0938A41B" w:rsidR="3F4E3355" w:rsidRDefault="3F4E3355" w:rsidP="0006145F">
      <w:pPr>
        <w:pStyle w:val="ListParagraph"/>
        <w:numPr>
          <w:ilvl w:val="0"/>
          <w:numId w:val="25"/>
        </w:numPr>
        <w:jc w:val="left"/>
      </w:pPr>
      <w:r>
        <w:t>Trung bình:</w:t>
      </w:r>
    </w:p>
    <w:p w14:paraId="194DB569" w14:textId="11299A24" w:rsidR="3F4E3355" w:rsidRDefault="3F4E3355" w:rsidP="49D4289B">
      <w:pPr>
        <w:ind w:firstLine="0"/>
        <w:jc w:val="center"/>
      </w:pPr>
      <w:r>
        <w:rPr>
          <w:noProof/>
        </w:rPr>
        <w:lastRenderedPageBreak/>
        <w:drawing>
          <wp:inline distT="0" distB="0" distL="0" distR="0" wp14:anchorId="6B109691" wp14:editId="3B7E9473">
            <wp:extent cx="4629794" cy="638264"/>
            <wp:effectExtent l="0" t="0" r="0" b="0"/>
            <wp:docPr id="992490885" name="Picture 99249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4629794" cy="638264"/>
                    </a:xfrm>
                    <a:prstGeom prst="rect">
                      <a:avLst/>
                    </a:prstGeom>
                  </pic:spPr>
                </pic:pic>
              </a:graphicData>
            </a:graphic>
          </wp:inline>
        </w:drawing>
      </w:r>
    </w:p>
    <w:p w14:paraId="5E965474" w14:textId="626FE036" w:rsidR="3F4E3355" w:rsidRDefault="3F4E3355" w:rsidP="0006145F">
      <w:pPr>
        <w:pStyle w:val="ListParagraph"/>
        <w:numPr>
          <w:ilvl w:val="0"/>
          <w:numId w:val="25"/>
        </w:numPr>
        <w:jc w:val="left"/>
      </w:pPr>
      <w:r>
        <w:t xml:space="preserve">Xếp loại: Thiết lập </w:t>
      </w:r>
      <w:proofErr w:type="gramStart"/>
      <w:r>
        <w:t>theo</w:t>
      </w:r>
      <w:proofErr w:type="gramEnd"/>
      <w:r>
        <w:t xml:space="preserve"> các ảnh sau tương tự cột Phái.</w:t>
      </w:r>
    </w:p>
    <w:p w14:paraId="2FA1F201" w14:textId="57315A2D" w:rsidR="3F4E3355" w:rsidRDefault="3F4E3355" w:rsidP="49D4289B">
      <w:pPr>
        <w:ind w:firstLine="0"/>
        <w:jc w:val="center"/>
      </w:pPr>
      <w:r>
        <w:rPr>
          <w:noProof/>
        </w:rPr>
        <w:drawing>
          <wp:inline distT="0" distB="0" distL="0" distR="0" wp14:anchorId="6E8ABFC8" wp14:editId="2FF59173">
            <wp:extent cx="4486901" cy="647790"/>
            <wp:effectExtent l="0" t="0" r="0" b="0"/>
            <wp:docPr id="1785407304" name="Picture 178540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4486901" cy="647790"/>
                    </a:xfrm>
                    <a:prstGeom prst="rect">
                      <a:avLst/>
                    </a:prstGeom>
                  </pic:spPr>
                </pic:pic>
              </a:graphicData>
            </a:graphic>
          </wp:inline>
        </w:drawing>
      </w:r>
    </w:p>
    <w:p w14:paraId="39475752" w14:textId="3601F6EC" w:rsidR="3F4E3355" w:rsidRDefault="3F4E3355" w:rsidP="49D4289B">
      <w:pPr>
        <w:ind w:firstLine="0"/>
        <w:jc w:val="center"/>
      </w:pPr>
      <w:r>
        <w:rPr>
          <w:noProof/>
        </w:rPr>
        <w:drawing>
          <wp:inline distT="0" distB="0" distL="0" distR="0" wp14:anchorId="488C27D4" wp14:editId="1583B27B">
            <wp:extent cx="3315162" cy="1857634"/>
            <wp:effectExtent l="0" t="0" r="0" b="0"/>
            <wp:docPr id="1210170391" name="Picture 121017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3315162" cy="1857634"/>
                    </a:xfrm>
                    <a:prstGeom prst="rect">
                      <a:avLst/>
                    </a:prstGeom>
                  </pic:spPr>
                </pic:pic>
              </a:graphicData>
            </a:graphic>
          </wp:inline>
        </w:drawing>
      </w:r>
    </w:p>
    <w:p w14:paraId="4DD23DCF" w14:textId="6AEFD72D" w:rsidR="3F4E3355" w:rsidRDefault="3F4E3355" w:rsidP="0006145F">
      <w:pPr>
        <w:pStyle w:val="ListParagraph"/>
        <w:numPr>
          <w:ilvl w:val="0"/>
          <w:numId w:val="25"/>
        </w:numPr>
        <w:jc w:val="left"/>
      </w:pPr>
      <w:r>
        <w:t>Xóa: Thiết lập như các ảnh sau và luôn hiện nút Xóa.</w:t>
      </w:r>
    </w:p>
    <w:p w14:paraId="3A0265AC" w14:textId="37B2A28D" w:rsidR="3F4E3355" w:rsidRDefault="3F4E3355" w:rsidP="49D4289B">
      <w:pPr>
        <w:ind w:firstLine="0"/>
        <w:jc w:val="center"/>
      </w:pPr>
      <w:r>
        <w:rPr>
          <w:noProof/>
        </w:rPr>
        <w:drawing>
          <wp:inline distT="0" distB="0" distL="0" distR="0" wp14:anchorId="6C582D14" wp14:editId="43AE623E">
            <wp:extent cx="4296374" cy="638264"/>
            <wp:effectExtent l="0" t="0" r="0" b="0"/>
            <wp:docPr id="824904185" name="Picture 82490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4296374" cy="638264"/>
                    </a:xfrm>
                    <a:prstGeom prst="rect">
                      <a:avLst/>
                    </a:prstGeom>
                  </pic:spPr>
                </pic:pic>
              </a:graphicData>
            </a:graphic>
          </wp:inline>
        </w:drawing>
      </w:r>
    </w:p>
    <w:p w14:paraId="008E731D" w14:textId="41588266" w:rsidR="3F4E3355" w:rsidRDefault="3F4E3355" w:rsidP="49D4289B">
      <w:pPr>
        <w:ind w:firstLine="0"/>
        <w:jc w:val="center"/>
      </w:pPr>
      <w:r>
        <w:rPr>
          <w:noProof/>
        </w:rPr>
        <w:drawing>
          <wp:inline distT="0" distB="0" distL="0" distR="0" wp14:anchorId="293A079A" wp14:editId="5C3EB9D6">
            <wp:extent cx="3967806" cy="1533016"/>
            <wp:effectExtent l="0" t="0" r="0" b="0"/>
            <wp:docPr id="1085388179" name="Picture 108538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3967806" cy="1533016"/>
                    </a:xfrm>
                    <a:prstGeom prst="rect">
                      <a:avLst/>
                    </a:prstGeom>
                  </pic:spPr>
                </pic:pic>
              </a:graphicData>
            </a:graphic>
          </wp:inline>
        </w:drawing>
      </w:r>
    </w:p>
    <w:p w14:paraId="7B8F4D75" w14:textId="73405107" w:rsidR="00353DAC" w:rsidRDefault="00353DAC" w:rsidP="49D4289B">
      <w:pPr>
        <w:ind w:firstLine="0"/>
        <w:jc w:val="center"/>
      </w:pPr>
    </w:p>
    <w:p w14:paraId="05717E3F" w14:textId="6754115A" w:rsidR="00353DAC" w:rsidRDefault="00353DAC" w:rsidP="49D4289B">
      <w:pPr>
        <w:ind w:firstLine="0"/>
        <w:jc w:val="center"/>
      </w:pPr>
    </w:p>
    <w:p w14:paraId="1F2A8C28" w14:textId="0E715C39" w:rsidR="00353DAC" w:rsidRDefault="00353DAC" w:rsidP="49D4289B">
      <w:pPr>
        <w:ind w:firstLine="0"/>
        <w:jc w:val="center"/>
      </w:pPr>
    </w:p>
    <w:p w14:paraId="2DEBAFBB" w14:textId="28D1A0A6" w:rsidR="00353DAC" w:rsidRDefault="00353DAC" w:rsidP="49D4289B">
      <w:pPr>
        <w:ind w:firstLine="0"/>
        <w:jc w:val="center"/>
      </w:pPr>
    </w:p>
    <w:p w14:paraId="0D0CC0E5" w14:textId="132CDA5C" w:rsidR="00353DAC" w:rsidRDefault="00353DAC" w:rsidP="49D4289B">
      <w:pPr>
        <w:ind w:firstLine="0"/>
        <w:jc w:val="center"/>
      </w:pPr>
    </w:p>
    <w:p w14:paraId="3AC1ABD4" w14:textId="3449CE6D" w:rsidR="00353DAC" w:rsidRDefault="00353DAC" w:rsidP="49D4289B">
      <w:pPr>
        <w:ind w:firstLine="0"/>
        <w:jc w:val="center"/>
      </w:pPr>
    </w:p>
    <w:p w14:paraId="0E81055D" w14:textId="382382AC" w:rsidR="00353DAC" w:rsidRDefault="00353DAC" w:rsidP="49D4289B">
      <w:pPr>
        <w:ind w:firstLine="0"/>
        <w:jc w:val="center"/>
      </w:pPr>
    </w:p>
    <w:p w14:paraId="4558CA11" w14:textId="0EE81FB8" w:rsidR="00353DAC" w:rsidRDefault="00353DAC" w:rsidP="49D4289B">
      <w:pPr>
        <w:ind w:firstLine="0"/>
        <w:jc w:val="center"/>
      </w:pPr>
    </w:p>
    <w:p w14:paraId="7A158293" w14:textId="00E53158" w:rsidR="00353DAC" w:rsidRDefault="00353DAC" w:rsidP="49D4289B">
      <w:pPr>
        <w:ind w:firstLine="0"/>
        <w:jc w:val="center"/>
      </w:pPr>
    </w:p>
    <w:p w14:paraId="73A2B2B1" w14:textId="11B5B0D1" w:rsidR="00353DAC" w:rsidRDefault="00353DAC" w:rsidP="49D4289B">
      <w:pPr>
        <w:ind w:firstLine="0"/>
        <w:jc w:val="center"/>
      </w:pPr>
    </w:p>
    <w:p w14:paraId="024CF21C" w14:textId="465A93E2" w:rsidR="00353DAC" w:rsidRDefault="00353DAC" w:rsidP="49D4289B">
      <w:pPr>
        <w:ind w:firstLine="0"/>
        <w:jc w:val="center"/>
      </w:pPr>
    </w:p>
    <w:p w14:paraId="1BE81C78" w14:textId="77777777" w:rsidR="00353DAC" w:rsidRDefault="00353DAC" w:rsidP="49D4289B">
      <w:pPr>
        <w:ind w:firstLine="0"/>
        <w:jc w:val="center"/>
      </w:pPr>
    </w:p>
    <w:p w14:paraId="08060FC7" w14:textId="2D4BBAE9" w:rsidR="7A09BB2D" w:rsidRDefault="7A09BB2D" w:rsidP="45DA6ED9">
      <w:pPr>
        <w:pStyle w:val="ListParagraph"/>
        <w:jc w:val="left"/>
      </w:pPr>
      <w:r>
        <w:lastRenderedPageBreak/>
        <w:t>Các đoạn chương trình chính:</w:t>
      </w:r>
    </w:p>
    <w:p w14:paraId="1205FA2F" w14:textId="1AD92641" w:rsidR="7A09BB2D" w:rsidRDefault="7A09BB2D" w:rsidP="0006145F">
      <w:pPr>
        <w:pStyle w:val="ListParagraph"/>
        <w:numPr>
          <w:ilvl w:val="0"/>
          <w:numId w:val="27"/>
        </w:numPr>
        <w:jc w:val="left"/>
      </w:pPr>
      <w:r>
        <w:t xml:space="preserve">Trước tiên ta khai báo lớp ThiSinh </w:t>
      </w:r>
      <w:r w:rsidR="3A1D7156">
        <w:t>mô tả đối tượng thí sinh với các thuộc tính</w:t>
      </w:r>
      <w:r>
        <w:t xml:space="preserve"> </w:t>
      </w:r>
      <w:r w:rsidR="5D840D08">
        <w:t>mà để bài cung cấp</w:t>
      </w:r>
      <w:r>
        <w:t>, thiết lập phương thức setter:</w:t>
      </w:r>
    </w:p>
    <w:p w14:paraId="0EE61E2E" w14:textId="04A1A8B5" w:rsidR="7A09BB2D" w:rsidRDefault="7A09BB2D" w:rsidP="49D4289B">
      <w:pPr>
        <w:ind w:firstLine="0"/>
        <w:jc w:val="left"/>
      </w:pPr>
      <w:r>
        <w:rPr>
          <w:noProof/>
        </w:rPr>
        <w:drawing>
          <wp:inline distT="0" distB="0" distL="0" distR="0" wp14:anchorId="4197746C" wp14:editId="1582DB85">
            <wp:extent cx="6115050" cy="3314700"/>
            <wp:effectExtent l="0" t="0" r="0" b="0"/>
            <wp:docPr id="2002026693" name="Picture 200202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6115050" cy="3314700"/>
                    </a:xfrm>
                    <a:prstGeom prst="rect">
                      <a:avLst/>
                    </a:prstGeom>
                  </pic:spPr>
                </pic:pic>
              </a:graphicData>
            </a:graphic>
          </wp:inline>
        </w:drawing>
      </w:r>
    </w:p>
    <w:p w14:paraId="788725B2" w14:textId="4238D3C2" w:rsidR="7A09BB2D" w:rsidRDefault="7A09BB2D" w:rsidP="0006145F">
      <w:pPr>
        <w:pStyle w:val="ListParagraph"/>
        <w:numPr>
          <w:ilvl w:val="0"/>
          <w:numId w:val="27"/>
        </w:numPr>
        <w:jc w:val="left"/>
      </w:pPr>
      <w:r>
        <w:t xml:space="preserve">Sau đó </w:t>
      </w:r>
      <w:r w:rsidR="167EB9AD">
        <w:t xml:space="preserve">khai bao danh sách đối tượng các thí sinh, khởi tạo biến currrentID = </w:t>
      </w:r>
      <w:proofErr w:type="gramStart"/>
      <w:r w:rsidR="167EB9AD">
        <w:t>1</w:t>
      </w:r>
      <w:proofErr w:type="gramEnd"/>
      <w:r w:rsidR="167EB9AD">
        <w:t>.</w:t>
      </w:r>
    </w:p>
    <w:p w14:paraId="2AD1C936" w14:textId="2FA0A3AD" w:rsidR="35CE7B99" w:rsidRDefault="35CE7B99" w:rsidP="0006145F">
      <w:pPr>
        <w:ind w:firstLine="0"/>
        <w:jc w:val="center"/>
      </w:pPr>
      <w:r>
        <w:rPr>
          <w:noProof/>
        </w:rPr>
        <w:drawing>
          <wp:inline distT="0" distB="0" distL="0" distR="0" wp14:anchorId="25218275" wp14:editId="1A131A97">
            <wp:extent cx="6003852" cy="533400"/>
            <wp:effectExtent l="0" t="0" r="0" b="0"/>
            <wp:docPr id="516864638" name="Picture 516864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6030603" cy="535777"/>
                    </a:xfrm>
                    <a:prstGeom prst="rect">
                      <a:avLst/>
                    </a:prstGeom>
                  </pic:spPr>
                </pic:pic>
              </a:graphicData>
            </a:graphic>
          </wp:inline>
        </w:drawing>
      </w:r>
    </w:p>
    <w:p w14:paraId="33C584AC" w14:textId="005A12D2" w:rsidR="35CE7B99" w:rsidRDefault="35CE7B99" w:rsidP="0006145F">
      <w:pPr>
        <w:pStyle w:val="ListParagraph"/>
        <w:numPr>
          <w:ilvl w:val="0"/>
          <w:numId w:val="27"/>
        </w:numPr>
        <w:jc w:val="left"/>
      </w:pPr>
      <w:r>
        <w:t>Khai báo hàm XepLoai thuộc kiểu string để cho biết xếp loại của học sinh.</w:t>
      </w:r>
    </w:p>
    <w:p w14:paraId="6F7AD3AC" w14:textId="365850A7" w:rsidR="35CE7B99" w:rsidRDefault="35CE7B99" w:rsidP="0006145F">
      <w:pPr>
        <w:ind w:firstLine="0"/>
        <w:jc w:val="center"/>
      </w:pPr>
      <w:r>
        <w:rPr>
          <w:noProof/>
        </w:rPr>
        <w:drawing>
          <wp:inline distT="0" distB="0" distL="0" distR="0" wp14:anchorId="13834F93" wp14:editId="68666185">
            <wp:extent cx="6190062" cy="2237509"/>
            <wp:effectExtent l="0" t="0" r="1270" b="0"/>
            <wp:docPr id="995090806" name="Picture 99509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6212892" cy="2245761"/>
                    </a:xfrm>
                    <a:prstGeom prst="rect">
                      <a:avLst/>
                    </a:prstGeom>
                  </pic:spPr>
                </pic:pic>
              </a:graphicData>
            </a:graphic>
          </wp:inline>
        </w:drawing>
      </w:r>
    </w:p>
    <w:p w14:paraId="751AF2FA" w14:textId="0FF83713" w:rsidR="0006145F" w:rsidRDefault="0006145F" w:rsidP="0006145F">
      <w:pPr>
        <w:ind w:firstLine="0"/>
        <w:jc w:val="center"/>
      </w:pPr>
    </w:p>
    <w:p w14:paraId="40658D39" w14:textId="0F51E75E" w:rsidR="0006145F" w:rsidRDefault="0006145F" w:rsidP="0006145F">
      <w:pPr>
        <w:ind w:firstLine="0"/>
        <w:jc w:val="center"/>
      </w:pPr>
    </w:p>
    <w:p w14:paraId="5425C4A8" w14:textId="12DFEC14" w:rsidR="0006145F" w:rsidRDefault="0006145F" w:rsidP="0006145F">
      <w:pPr>
        <w:ind w:firstLine="0"/>
        <w:jc w:val="center"/>
      </w:pPr>
    </w:p>
    <w:p w14:paraId="337075C9" w14:textId="27B83B22" w:rsidR="0006145F" w:rsidRDefault="0006145F" w:rsidP="0006145F">
      <w:pPr>
        <w:ind w:firstLine="0"/>
        <w:jc w:val="center"/>
      </w:pPr>
    </w:p>
    <w:p w14:paraId="61C15DD1" w14:textId="4ED63017" w:rsidR="0006145F" w:rsidRDefault="0006145F" w:rsidP="0006145F">
      <w:pPr>
        <w:ind w:firstLine="0"/>
        <w:jc w:val="center"/>
      </w:pPr>
    </w:p>
    <w:p w14:paraId="5005EB94" w14:textId="11BC2D6D" w:rsidR="0006145F" w:rsidRDefault="0006145F" w:rsidP="0006145F">
      <w:pPr>
        <w:ind w:firstLine="0"/>
        <w:jc w:val="center"/>
      </w:pPr>
    </w:p>
    <w:p w14:paraId="469ED486" w14:textId="24F5EFEF" w:rsidR="167EB9AD" w:rsidRDefault="167EB9AD" w:rsidP="0006145F">
      <w:pPr>
        <w:pStyle w:val="ListParagraph"/>
        <w:numPr>
          <w:ilvl w:val="0"/>
          <w:numId w:val="27"/>
        </w:numPr>
        <w:jc w:val="left"/>
      </w:pPr>
      <w:r>
        <w:lastRenderedPageBreak/>
        <w:t>Nút lưu</w:t>
      </w:r>
      <w:r w:rsidR="0006145F">
        <w:t>:</w:t>
      </w:r>
    </w:p>
    <w:p w14:paraId="3106C936" w14:textId="037EA40D" w:rsidR="57B07B47" w:rsidRDefault="57B07B47" w:rsidP="0006145F">
      <w:pPr>
        <w:ind w:firstLine="0"/>
        <w:jc w:val="center"/>
      </w:pPr>
      <w:r>
        <w:rPr>
          <w:noProof/>
        </w:rPr>
        <w:drawing>
          <wp:inline distT="0" distB="0" distL="0" distR="0" wp14:anchorId="25047031" wp14:editId="0D661E09">
            <wp:extent cx="6124574" cy="4838698"/>
            <wp:effectExtent l="0" t="0" r="0" b="0"/>
            <wp:docPr id="1989329611" name="Picture 198932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6124574" cy="4838698"/>
                    </a:xfrm>
                    <a:prstGeom prst="rect">
                      <a:avLst/>
                    </a:prstGeom>
                  </pic:spPr>
                </pic:pic>
              </a:graphicData>
            </a:graphic>
          </wp:inline>
        </w:drawing>
      </w:r>
    </w:p>
    <w:p w14:paraId="26AA0691" w14:textId="09E3C427" w:rsidR="49D4289B" w:rsidRDefault="49D4289B" w:rsidP="49D4289B">
      <w:pPr>
        <w:ind w:firstLine="0"/>
        <w:jc w:val="left"/>
      </w:pPr>
    </w:p>
    <w:p w14:paraId="2E11DF7E" w14:textId="462A93D6" w:rsidR="167EB9AD" w:rsidRDefault="167EB9AD" w:rsidP="0006145F">
      <w:pPr>
        <w:ind w:firstLine="0"/>
        <w:jc w:val="center"/>
      </w:pPr>
      <w:r>
        <w:rPr>
          <w:noProof/>
        </w:rPr>
        <w:drawing>
          <wp:inline distT="0" distB="0" distL="0" distR="0" wp14:anchorId="4053D265" wp14:editId="2F9D4632">
            <wp:extent cx="5684042" cy="3880708"/>
            <wp:effectExtent l="0" t="0" r="0" b="0"/>
            <wp:docPr id="1101900133" name="Picture 11019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684042" cy="3880708"/>
                    </a:xfrm>
                    <a:prstGeom prst="rect">
                      <a:avLst/>
                    </a:prstGeom>
                  </pic:spPr>
                </pic:pic>
              </a:graphicData>
            </a:graphic>
          </wp:inline>
        </w:drawing>
      </w:r>
    </w:p>
    <w:p w14:paraId="492A9F3E" w14:textId="178ADE3A" w:rsidR="3783D59D" w:rsidRDefault="3783D59D" w:rsidP="0006145F">
      <w:pPr>
        <w:pStyle w:val="ListParagraph"/>
        <w:numPr>
          <w:ilvl w:val="0"/>
          <w:numId w:val="25"/>
        </w:numPr>
        <w:jc w:val="left"/>
      </w:pPr>
      <w:r>
        <w:lastRenderedPageBreak/>
        <w:t>Đầu tiên lấy dữ liệu từ giao diện nhập liệu: string hovaten = hoTen.Text</w:t>
      </w:r>
      <w:proofErr w:type="gramStart"/>
      <w:r>
        <w:t>;.</w:t>
      </w:r>
      <w:proofErr w:type="gramEnd"/>
      <w:r>
        <w:t xml:space="preserve"> Dữ liệu từ ô nhập họ tên </w:t>
      </w:r>
      <w:r w:rsidR="17E03A25">
        <w:t>được lấy và lưu vào biến hovaten.</w:t>
      </w:r>
    </w:p>
    <w:p w14:paraId="1448A87E" w14:textId="745D13B5" w:rsidR="17E03A25" w:rsidRDefault="17E03A25" w:rsidP="0006145F">
      <w:pPr>
        <w:pStyle w:val="ListParagraph"/>
        <w:numPr>
          <w:ilvl w:val="0"/>
          <w:numId w:val="25"/>
        </w:numPr>
        <w:jc w:val="left"/>
      </w:pPr>
      <w:r>
        <w:t xml:space="preserve">Sau đó kiểm tra xem người dùng đã chọn giới tính </w:t>
      </w:r>
      <w:r w:rsidR="61520B25">
        <w:t>(phai)</w:t>
      </w:r>
      <w:r>
        <w:t xml:space="preserve"> hay chưa. Nếu chưa (tức là phai.SelectedIndex == -1) thì hiển thị thông báo và dừng quá trình thêm. Nếu đã chọn, giá trị của giới tính được lấy và lưu vào biến</w:t>
      </w:r>
      <w:r w:rsidR="62CB30F6">
        <w:t xml:space="preserve"> phai1.</w:t>
      </w:r>
    </w:p>
    <w:p w14:paraId="35676BBD" w14:textId="6212064E" w:rsidR="62CB30F6" w:rsidRDefault="62CB30F6" w:rsidP="0006145F">
      <w:pPr>
        <w:pStyle w:val="ListParagraph"/>
        <w:numPr>
          <w:ilvl w:val="0"/>
          <w:numId w:val="25"/>
        </w:numPr>
        <w:jc w:val="left"/>
      </w:pPr>
      <w:r w:rsidRPr="49D4289B">
        <w:t xml:space="preserve">Lấy và kiểm tra điểm số: Sử dụng </w:t>
      </w:r>
      <w:r>
        <w:t>float.</w:t>
      </w:r>
      <w:r w:rsidR="56561A01">
        <w:t>Parse</w:t>
      </w:r>
      <w:r>
        <w:t xml:space="preserve"> </w:t>
      </w:r>
      <w:r w:rsidRPr="49D4289B">
        <w:t>để chuyển đổi dữ liệu nhập (dạng chuỗi) của các điểm thi thành số thực (floating point). CultureInfo.InvariantCulture đảm bảo việc xử lý dấu thập phân sẽ hoạt động nhất quán trên mọi hệ thống.</w:t>
      </w:r>
    </w:p>
    <w:p w14:paraId="08FFB283" w14:textId="60159F7A" w:rsidR="565DDB68" w:rsidRDefault="565DDB68" w:rsidP="0006145F">
      <w:pPr>
        <w:pStyle w:val="ListParagraph"/>
        <w:numPr>
          <w:ilvl w:val="0"/>
          <w:numId w:val="25"/>
        </w:numPr>
        <w:spacing w:line="259" w:lineRule="auto"/>
        <w:jc w:val="left"/>
      </w:pPr>
      <w:r w:rsidRPr="49D4289B">
        <w:t xml:space="preserve">Kiểm tra tính hợp lệ của dữ liệu: Kiểm tra xem họ tên có quá dài không (tối đa 30 ký tự). Nếu quá </w:t>
      </w:r>
      <w:proofErr w:type="gramStart"/>
      <w:r w:rsidRPr="49D4289B">
        <w:t>dài(</w:t>
      </w:r>
      <w:proofErr w:type="gramEnd"/>
      <w:r w:rsidRPr="49D4289B">
        <w:t xml:space="preserve"> hovaten.Length &gt; 30), hiển thị thông báo lỗi và dừng quá trình.</w:t>
      </w:r>
    </w:p>
    <w:p w14:paraId="04C0BCC1" w14:textId="4FEB16F2" w:rsidR="49D4289B" w:rsidRDefault="565DDB68" w:rsidP="0006145F">
      <w:pPr>
        <w:pStyle w:val="ListParagraph"/>
        <w:numPr>
          <w:ilvl w:val="0"/>
          <w:numId w:val="25"/>
        </w:numPr>
        <w:spacing w:line="259" w:lineRule="auto"/>
        <w:jc w:val="left"/>
      </w:pPr>
      <w:r w:rsidRPr="49D4289B">
        <w:t xml:space="preserve">Kiểm tra xem điểm số của các môn thi có hợp lệ hay không (phải nằm trong khoảng </w:t>
      </w:r>
      <w:r>
        <w:tab/>
      </w:r>
      <w:r w:rsidRPr="49D4289B">
        <w:t>từ 0 đến 10). Nếu có giá trị không hợp lệ, hiển thị thông báo lỗi và dừng quá trình.</w:t>
      </w:r>
    </w:p>
    <w:p w14:paraId="2E0F4B55" w14:textId="6E4EF0A4" w:rsidR="565DDB68" w:rsidRDefault="565DDB68" w:rsidP="0006145F">
      <w:pPr>
        <w:pStyle w:val="ListParagraph"/>
        <w:numPr>
          <w:ilvl w:val="0"/>
          <w:numId w:val="25"/>
        </w:numPr>
        <w:spacing w:line="259" w:lineRule="auto"/>
        <w:jc w:val="left"/>
      </w:pPr>
      <w:r w:rsidRPr="49D4289B">
        <w:t>Tạo ID cho thí sinh: Tạo một ID duy nhất cho thí sinh mới dựa trên biến currentID. ID có định dạng "TSxxx", trong đó xxx là số thứ tự của thí sinh (</w:t>
      </w:r>
      <w:proofErr w:type="gramStart"/>
      <w:r w:rsidRPr="49D4289B">
        <w:t>3 chữ</w:t>
      </w:r>
      <w:proofErr w:type="gramEnd"/>
      <w:r w:rsidRPr="49D4289B">
        <w:t xml:space="preserve"> số). Sau khi tạo ID, giá trị currentID được tăng lên 1 để chuẩn bị cho thí sinh tiếp </w:t>
      </w:r>
      <w:proofErr w:type="gramStart"/>
      <w:r w:rsidRPr="49D4289B">
        <w:t>theo</w:t>
      </w:r>
      <w:proofErr w:type="gramEnd"/>
      <w:r w:rsidRPr="49D4289B">
        <w:t>.</w:t>
      </w:r>
    </w:p>
    <w:p w14:paraId="339D8AFB" w14:textId="19CFF294" w:rsidR="565DDB68" w:rsidRDefault="565DDB68" w:rsidP="49D4289B">
      <w:pPr>
        <w:spacing w:before="120" w:line="259" w:lineRule="auto"/>
        <w:ind w:firstLine="0"/>
        <w:jc w:val="center"/>
      </w:pPr>
      <w:r>
        <w:rPr>
          <w:noProof/>
        </w:rPr>
        <w:drawing>
          <wp:inline distT="0" distB="0" distL="0" distR="0" wp14:anchorId="008FECE6" wp14:editId="2C991946">
            <wp:extent cx="3902868" cy="530326"/>
            <wp:effectExtent l="0" t="0" r="0" b="0"/>
            <wp:docPr id="1955168708" name="Picture 195516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3902868" cy="530326"/>
                    </a:xfrm>
                    <a:prstGeom prst="rect">
                      <a:avLst/>
                    </a:prstGeom>
                  </pic:spPr>
                </pic:pic>
              </a:graphicData>
            </a:graphic>
          </wp:inline>
        </w:drawing>
      </w:r>
    </w:p>
    <w:p w14:paraId="283EA58E" w14:textId="012AA009" w:rsidR="565DDB68" w:rsidRDefault="565DDB68" w:rsidP="0006145F">
      <w:pPr>
        <w:pStyle w:val="ListParagraph"/>
        <w:numPr>
          <w:ilvl w:val="0"/>
          <w:numId w:val="31"/>
        </w:numPr>
        <w:spacing w:line="259" w:lineRule="auto"/>
        <w:jc w:val="left"/>
      </w:pPr>
      <w:r>
        <w:t>Tính điểm trung bình: Điểm trung bình được tính bằng cách lấy tổng điểm của 3 môn rồi chia cho 3.Math.Round làm tròn điểm trung bình đến 2 chữ số thập phân để dễ dàng hiển thị và xử lý.</w:t>
      </w:r>
    </w:p>
    <w:p w14:paraId="0A0A4128" w14:textId="6EC30C2C" w:rsidR="565DDB68" w:rsidRDefault="565DDB68" w:rsidP="49D4289B">
      <w:pPr>
        <w:spacing w:before="120" w:line="259" w:lineRule="auto"/>
        <w:ind w:firstLine="0"/>
        <w:jc w:val="center"/>
      </w:pPr>
      <w:r>
        <w:rPr>
          <w:noProof/>
        </w:rPr>
        <w:drawing>
          <wp:inline distT="0" distB="0" distL="0" distR="0" wp14:anchorId="60CFCB5C" wp14:editId="33B29AAA">
            <wp:extent cx="3238952" cy="647790"/>
            <wp:effectExtent l="0" t="0" r="0" b="0"/>
            <wp:docPr id="1069895489" name="Picture 1069895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3238952" cy="647790"/>
                    </a:xfrm>
                    <a:prstGeom prst="rect">
                      <a:avLst/>
                    </a:prstGeom>
                  </pic:spPr>
                </pic:pic>
              </a:graphicData>
            </a:graphic>
          </wp:inline>
        </w:drawing>
      </w:r>
    </w:p>
    <w:p w14:paraId="6D0E507E" w14:textId="6F06BD25" w:rsidR="565DDB68" w:rsidRDefault="565DDB68" w:rsidP="0006145F">
      <w:pPr>
        <w:pStyle w:val="ListParagraph"/>
        <w:numPr>
          <w:ilvl w:val="0"/>
          <w:numId w:val="31"/>
        </w:numPr>
        <w:spacing w:line="259" w:lineRule="auto"/>
        <w:jc w:val="left"/>
      </w:pPr>
      <w:r>
        <w:t>Xếp loại học lực: Hàm XepLoai được gọi để xếp loại học lực cho thí sinh dựa trên điểm trung bình và điểm từng môn. Xếp loại "Giỏi", "Khá", "Trung Bình", "Yếu" hoặc "Kém" sẽ phụ thuộc vào các điều kiện trong hàm XepLoai.</w:t>
      </w:r>
    </w:p>
    <w:p w14:paraId="686FF917" w14:textId="6069FC1E" w:rsidR="565DDB68" w:rsidRDefault="565DDB68" w:rsidP="0006145F">
      <w:pPr>
        <w:pStyle w:val="ListParagraph"/>
        <w:numPr>
          <w:ilvl w:val="0"/>
          <w:numId w:val="31"/>
        </w:numPr>
        <w:spacing w:line="259" w:lineRule="auto"/>
        <w:jc w:val="left"/>
      </w:pPr>
      <w:r w:rsidRPr="49D4289B">
        <w:t xml:space="preserve">Thêm thí sinh vào danh sách và hiển thị: Tạo một đối tượng ThiSinh mới với các thông tin đã lấy từ giao diện và tính toán. </w:t>
      </w:r>
      <w:r>
        <w:t xml:space="preserve">Thêm đối tượng ThiSinh mới vào danh sách danhSachThiSinh. </w:t>
      </w:r>
    </w:p>
    <w:p w14:paraId="4217B9FD" w14:textId="6B578130" w:rsidR="565DDB68" w:rsidRDefault="565DDB68" w:rsidP="49D4289B">
      <w:pPr>
        <w:spacing w:before="120" w:line="259" w:lineRule="auto"/>
        <w:ind w:firstLine="0"/>
        <w:jc w:val="center"/>
      </w:pPr>
      <w:r>
        <w:rPr>
          <w:noProof/>
        </w:rPr>
        <w:drawing>
          <wp:inline distT="0" distB="0" distL="0" distR="0" wp14:anchorId="19642B4E" wp14:editId="653B8C99">
            <wp:extent cx="6124574" cy="647700"/>
            <wp:effectExtent l="0" t="0" r="0" b="0"/>
            <wp:docPr id="940222295" name="Picture 94022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6124574" cy="647700"/>
                    </a:xfrm>
                    <a:prstGeom prst="rect">
                      <a:avLst/>
                    </a:prstGeom>
                  </pic:spPr>
                </pic:pic>
              </a:graphicData>
            </a:graphic>
          </wp:inline>
        </w:drawing>
      </w:r>
    </w:p>
    <w:p w14:paraId="1FEEB0D2" w14:textId="075EF9AA" w:rsidR="565DDB68" w:rsidRDefault="565DDB68" w:rsidP="0006145F">
      <w:pPr>
        <w:pStyle w:val="ListParagraph"/>
        <w:numPr>
          <w:ilvl w:val="0"/>
          <w:numId w:val="32"/>
        </w:numPr>
        <w:spacing w:line="259" w:lineRule="auto"/>
        <w:jc w:val="left"/>
      </w:pPr>
      <w:r>
        <w:t>Cập nhật DataGridView (Dsachthisinh) bằng cách thêm một hàng mới với các thông tin của thí sinh vừa nhập.</w:t>
      </w:r>
    </w:p>
    <w:p w14:paraId="16D38ED9" w14:textId="1F210C47" w:rsidR="565DDB68" w:rsidRDefault="565DDB68" w:rsidP="49D4289B">
      <w:pPr>
        <w:spacing w:before="120" w:line="259" w:lineRule="auto"/>
        <w:ind w:firstLine="0"/>
        <w:jc w:val="left"/>
      </w:pPr>
      <w:r>
        <w:rPr>
          <w:noProof/>
        </w:rPr>
        <w:lastRenderedPageBreak/>
        <w:drawing>
          <wp:inline distT="0" distB="0" distL="0" distR="0" wp14:anchorId="0FC66331" wp14:editId="14F920C3">
            <wp:extent cx="6124574" cy="419100"/>
            <wp:effectExtent l="0" t="0" r="0" b="0"/>
            <wp:docPr id="112744585" name="Picture 112744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6124574" cy="419100"/>
                    </a:xfrm>
                    <a:prstGeom prst="rect">
                      <a:avLst/>
                    </a:prstGeom>
                  </pic:spPr>
                </pic:pic>
              </a:graphicData>
            </a:graphic>
          </wp:inline>
        </w:drawing>
      </w:r>
    </w:p>
    <w:p w14:paraId="6F693FB5" w14:textId="145C8127" w:rsidR="565DDB68" w:rsidRDefault="565DDB68" w:rsidP="0006145F">
      <w:pPr>
        <w:pStyle w:val="ListParagraph"/>
        <w:numPr>
          <w:ilvl w:val="0"/>
          <w:numId w:val="32"/>
        </w:numPr>
        <w:spacing w:line="259" w:lineRule="auto"/>
        <w:jc w:val="left"/>
      </w:pPr>
      <w:r w:rsidRPr="49D4289B">
        <w:t>Xóa dữ liệu nhập sau khi thêm thí sinh: Sau khi thêm thí sinh vào danh sách và hiển thị, các trường nhập liệu được xóa để sẵn sàng cho việc nhập dữ liệu mới.</w:t>
      </w:r>
    </w:p>
    <w:p w14:paraId="40D78276" w14:textId="60772CB1" w:rsidR="49D4289B" w:rsidRDefault="565DDB68" w:rsidP="7505C5A3">
      <w:pPr>
        <w:spacing w:before="120" w:line="259" w:lineRule="auto"/>
        <w:ind w:firstLine="0"/>
        <w:jc w:val="center"/>
      </w:pPr>
      <w:r>
        <w:rPr>
          <w:noProof/>
        </w:rPr>
        <w:drawing>
          <wp:inline distT="0" distB="0" distL="0" distR="0" wp14:anchorId="3FD5B58D" wp14:editId="0EC7BE11">
            <wp:extent cx="2265006" cy="929410"/>
            <wp:effectExtent l="0" t="0" r="0" b="0"/>
            <wp:docPr id="1690338000" name="Picture 169033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2265006" cy="929410"/>
                    </a:xfrm>
                    <a:prstGeom prst="rect">
                      <a:avLst/>
                    </a:prstGeom>
                  </pic:spPr>
                </pic:pic>
              </a:graphicData>
            </a:graphic>
          </wp:inline>
        </w:drawing>
      </w:r>
    </w:p>
    <w:p w14:paraId="3EF13FD1" w14:textId="5267F6F6" w:rsidR="565DDB68" w:rsidRDefault="565DDB68" w:rsidP="0006145F">
      <w:pPr>
        <w:pStyle w:val="ListParagraph"/>
        <w:numPr>
          <w:ilvl w:val="0"/>
          <w:numId w:val="32"/>
        </w:numPr>
        <w:spacing w:line="259" w:lineRule="auto"/>
        <w:jc w:val="left"/>
      </w:pPr>
      <w:r w:rsidRPr="49D4289B">
        <w:t>Xử lý ngoại lệ: Phần mã này dùng để bắt các lỗi có thể xảy ra: FormatException</w:t>
      </w:r>
      <w:r>
        <w:t xml:space="preserve">: Khi dữ liệu nhập không đúng định dạng (ví dụ: nhập chữ thay vì số vào ô điểm thi).Các lỗi khác sẽ hiển thị thông báo lỗi </w:t>
      </w:r>
      <w:proofErr w:type="gramStart"/>
      <w:r>
        <w:t>chung</w:t>
      </w:r>
      <w:proofErr w:type="gramEnd"/>
      <w:r>
        <w:t xml:space="preserve"> và nội dung lỗi cụ thể qua ex.Message.</w:t>
      </w:r>
    </w:p>
    <w:p w14:paraId="7265B9F0" w14:textId="52BD2D87" w:rsidR="565DDB68" w:rsidRDefault="565DDB68" w:rsidP="652BC1AF">
      <w:pPr>
        <w:spacing w:before="120" w:line="259" w:lineRule="auto"/>
        <w:ind w:firstLine="0"/>
        <w:jc w:val="center"/>
      </w:pPr>
      <w:r>
        <w:rPr>
          <w:noProof/>
        </w:rPr>
        <w:drawing>
          <wp:inline distT="0" distB="0" distL="0" distR="0" wp14:anchorId="16B52626" wp14:editId="5A1FBB93">
            <wp:extent cx="3586320" cy="1178603"/>
            <wp:effectExtent l="0" t="0" r="0" b="0"/>
            <wp:docPr id="313932355" name="Picture 31393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32355"/>
                    <pic:cNvPicPr/>
                  </pic:nvPicPr>
                  <pic:blipFill>
                    <a:blip r:embed="rId74">
                      <a:extLst>
                        <a:ext uri="{28A0092B-C50C-407E-A947-70E740481C1C}">
                          <a14:useLocalDpi xmlns:a14="http://schemas.microsoft.com/office/drawing/2010/main" val="0"/>
                        </a:ext>
                      </a:extLst>
                    </a:blip>
                    <a:stretch>
                      <a:fillRect/>
                    </a:stretch>
                  </pic:blipFill>
                  <pic:spPr>
                    <a:xfrm>
                      <a:off x="0" y="0"/>
                      <a:ext cx="3586320" cy="1178603"/>
                    </a:xfrm>
                    <a:prstGeom prst="rect">
                      <a:avLst/>
                    </a:prstGeom>
                  </pic:spPr>
                </pic:pic>
              </a:graphicData>
            </a:graphic>
          </wp:inline>
        </w:drawing>
      </w:r>
    </w:p>
    <w:p w14:paraId="36E2A129" w14:textId="6938757E" w:rsidR="49D4289B" w:rsidRDefault="565DDB68" w:rsidP="0006145F">
      <w:pPr>
        <w:pStyle w:val="ListParagraph"/>
        <w:numPr>
          <w:ilvl w:val="0"/>
          <w:numId w:val="27"/>
        </w:numPr>
        <w:spacing w:line="259" w:lineRule="auto"/>
        <w:jc w:val="left"/>
      </w:pPr>
      <w:r w:rsidRPr="63279C70">
        <w:t xml:space="preserve">Nút </w:t>
      </w:r>
      <w:proofErr w:type="gramStart"/>
      <w:r w:rsidRPr="63279C70">
        <w:t>xóa(</w:t>
      </w:r>
      <w:proofErr w:type="gramEnd"/>
      <w:r w:rsidRPr="63279C70">
        <w:t xml:space="preserve">vùng </w:t>
      </w:r>
      <w:r w:rsidRPr="723F97F8">
        <w:t xml:space="preserve">nhập liệu): </w:t>
      </w:r>
      <w:r w:rsidRPr="75A16614">
        <w:t>Làm trống các vùng nhập liệu.</w:t>
      </w:r>
    </w:p>
    <w:p w14:paraId="7A2735B3" w14:textId="3F6B9237" w:rsidR="565DDB68" w:rsidRDefault="565DDB68" w:rsidP="08E67505">
      <w:pPr>
        <w:spacing w:before="120" w:line="259" w:lineRule="auto"/>
        <w:ind w:firstLine="0"/>
        <w:jc w:val="center"/>
      </w:pPr>
      <w:r>
        <w:rPr>
          <w:noProof/>
        </w:rPr>
        <w:drawing>
          <wp:inline distT="0" distB="0" distL="0" distR="0" wp14:anchorId="0D84C816" wp14:editId="3D2B9D58">
            <wp:extent cx="4601215" cy="1476581"/>
            <wp:effectExtent l="0" t="0" r="0" b="0"/>
            <wp:docPr id="2082863712" name="Picture 208286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4601215" cy="1476581"/>
                    </a:xfrm>
                    <a:prstGeom prst="rect">
                      <a:avLst/>
                    </a:prstGeom>
                  </pic:spPr>
                </pic:pic>
              </a:graphicData>
            </a:graphic>
          </wp:inline>
        </w:drawing>
      </w:r>
    </w:p>
    <w:p w14:paraId="1CD52964" w14:textId="250AFB05" w:rsidR="00353DAC" w:rsidRDefault="00353DAC" w:rsidP="08E67505">
      <w:pPr>
        <w:spacing w:before="120" w:line="259" w:lineRule="auto"/>
        <w:ind w:firstLine="0"/>
        <w:jc w:val="center"/>
      </w:pPr>
    </w:p>
    <w:p w14:paraId="314CA2D1" w14:textId="413C5D05" w:rsidR="00353DAC" w:rsidRDefault="00353DAC" w:rsidP="08E67505">
      <w:pPr>
        <w:spacing w:before="120" w:line="259" w:lineRule="auto"/>
        <w:ind w:firstLine="0"/>
        <w:jc w:val="center"/>
      </w:pPr>
    </w:p>
    <w:p w14:paraId="43C9662D" w14:textId="1C3DD96B" w:rsidR="00353DAC" w:rsidRDefault="00353DAC" w:rsidP="08E67505">
      <w:pPr>
        <w:spacing w:before="120" w:line="259" w:lineRule="auto"/>
        <w:ind w:firstLine="0"/>
        <w:jc w:val="center"/>
      </w:pPr>
    </w:p>
    <w:p w14:paraId="0BCAB025" w14:textId="4413301A" w:rsidR="00353DAC" w:rsidRDefault="00353DAC" w:rsidP="08E67505">
      <w:pPr>
        <w:spacing w:before="120" w:line="259" w:lineRule="auto"/>
        <w:ind w:firstLine="0"/>
        <w:jc w:val="center"/>
      </w:pPr>
    </w:p>
    <w:p w14:paraId="2F293461" w14:textId="7FC01626" w:rsidR="00353DAC" w:rsidRDefault="00353DAC" w:rsidP="08E67505">
      <w:pPr>
        <w:spacing w:before="120" w:line="259" w:lineRule="auto"/>
        <w:ind w:firstLine="0"/>
        <w:jc w:val="center"/>
      </w:pPr>
    </w:p>
    <w:p w14:paraId="071EBB53" w14:textId="68C0755C" w:rsidR="00353DAC" w:rsidRDefault="00353DAC" w:rsidP="08E67505">
      <w:pPr>
        <w:spacing w:before="120" w:line="259" w:lineRule="auto"/>
        <w:ind w:firstLine="0"/>
        <w:jc w:val="center"/>
      </w:pPr>
    </w:p>
    <w:p w14:paraId="3A6332A6" w14:textId="4ABF2BEE" w:rsidR="00353DAC" w:rsidRDefault="00353DAC" w:rsidP="08E67505">
      <w:pPr>
        <w:spacing w:before="120" w:line="259" w:lineRule="auto"/>
        <w:ind w:firstLine="0"/>
        <w:jc w:val="center"/>
      </w:pPr>
    </w:p>
    <w:p w14:paraId="23053117" w14:textId="6440A3CC" w:rsidR="00353DAC" w:rsidRDefault="00353DAC" w:rsidP="08E67505">
      <w:pPr>
        <w:spacing w:before="120" w:line="259" w:lineRule="auto"/>
        <w:ind w:firstLine="0"/>
        <w:jc w:val="center"/>
      </w:pPr>
    </w:p>
    <w:p w14:paraId="1ED8A98B" w14:textId="77777777" w:rsidR="00353DAC" w:rsidRDefault="00353DAC" w:rsidP="08E67505">
      <w:pPr>
        <w:spacing w:before="120" w:line="259" w:lineRule="auto"/>
        <w:ind w:firstLine="0"/>
        <w:jc w:val="center"/>
      </w:pPr>
    </w:p>
    <w:p w14:paraId="46B12814" w14:textId="5B6F40D9" w:rsidR="79DB63B2" w:rsidRDefault="565DDB68" w:rsidP="0006145F">
      <w:pPr>
        <w:pStyle w:val="ListParagraph"/>
        <w:numPr>
          <w:ilvl w:val="0"/>
          <w:numId w:val="27"/>
        </w:numPr>
        <w:spacing w:line="259" w:lineRule="auto"/>
        <w:jc w:val="left"/>
      </w:pPr>
      <w:r w:rsidRPr="29E9FE16">
        <w:lastRenderedPageBreak/>
        <w:t>Hàm ThongKe dùng để thống kê số lượng thí sinh dự thi, tên thí sinh có điểm trung bình cao nhất, số lượng thí sinh xếp l</w:t>
      </w:r>
      <w:r w:rsidR="0BEA64A3" w:rsidRPr="29E9FE16">
        <w:t>oại giỏi</w:t>
      </w:r>
      <w:r w:rsidR="0BEA64A3" w:rsidRPr="4C6EF821">
        <w:t xml:space="preserve">, khá, trung bình và bao </w:t>
      </w:r>
      <w:r w:rsidR="0BEA64A3" w:rsidRPr="79DB63B2">
        <w:t>nhiêu thí sinh không đạt (xếp loại yếu, kém</w:t>
      </w:r>
      <w:r w:rsidR="0BEA64A3" w:rsidRPr="2C879D41">
        <w:t>)</w:t>
      </w:r>
      <w:proofErr w:type="gramStart"/>
      <w:r w:rsidR="0BEA64A3" w:rsidRPr="2C879D41">
        <w:t>.:</w:t>
      </w:r>
      <w:proofErr w:type="gramEnd"/>
    </w:p>
    <w:p w14:paraId="59F97F87" w14:textId="4C5EE8C3" w:rsidR="2C879D41" w:rsidRDefault="0BEA64A3" w:rsidP="6C3066AD">
      <w:pPr>
        <w:spacing w:before="120" w:line="259" w:lineRule="auto"/>
        <w:ind w:firstLine="0"/>
        <w:jc w:val="center"/>
      </w:pPr>
      <w:r>
        <w:rPr>
          <w:noProof/>
        </w:rPr>
        <w:drawing>
          <wp:inline distT="0" distB="0" distL="0" distR="0" wp14:anchorId="2F79D9F3" wp14:editId="442E6B49">
            <wp:extent cx="5781674" cy="3893414"/>
            <wp:effectExtent l="0" t="0" r="0" b="0"/>
            <wp:docPr id="1083049213" name="Picture 10830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049213"/>
                    <pic:cNvPicPr/>
                  </pic:nvPicPr>
                  <pic:blipFill>
                    <a:blip r:embed="rId76">
                      <a:extLst>
                        <a:ext uri="{28A0092B-C50C-407E-A947-70E740481C1C}">
                          <a14:useLocalDpi xmlns:a14="http://schemas.microsoft.com/office/drawing/2010/main" val="0"/>
                        </a:ext>
                      </a:extLst>
                    </a:blip>
                    <a:stretch>
                      <a:fillRect/>
                    </a:stretch>
                  </pic:blipFill>
                  <pic:spPr>
                    <a:xfrm>
                      <a:off x="0" y="0"/>
                      <a:ext cx="5781674" cy="3893414"/>
                    </a:xfrm>
                    <a:prstGeom prst="rect">
                      <a:avLst/>
                    </a:prstGeom>
                  </pic:spPr>
                </pic:pic>
              </a:graphicData>
            </a:graphic>
          </wp:inline>
        </w:drawing>
      </w:r>
    </w:p>
    <w:p w14:paraId="545E7947" w14:textId="46BE2619" w:rsidR="7DDE98A2" w:rsidRDefault="0BEA64A3" w:rsidP="5CD3A8A9">
      <w:pPr>
        <w:spacing w:before="120" w:line="259" w:lineRule="auto"/>
        <w:ind w:firstLine="0"/>
        <w:jc w:val="center"/>
      </w:pPr>
      <w:r>
        <w:rPr>
          <w:noProof/>
        </w:rPr>
        <w:drawing>
          <wp:inline distT="0" distB="0" distL="0" distR="0" wp14:anchorId="3B9DCAD6" wp14:editId="69D7BE2A">
            <wp:extent cx="6124574" cy="4314825"/>
            <wp:effectExtent l="0" t="0" r="0" b="0"/>
            <wp:docPr id="521057426" name="Picture 52105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6124574" cy="4314825"/>
                    </a:xfrm>
                    <a:prstGeom prst="rect">
                      <a:avLst/>
                    </a:prstGeom>
                  </pic:spPr>
                </pic:pic>
              </a:graphicData>
            </a:graphic>
          </wp:inline>
        </w:drawing>
      </w:r>
    </w:p>
    <w:p w14:paraId="10E92B43" w14:textId="49C95D86" w:rsidR="398517ED" w:rsidRDefault="0BEA64A3" w:rsidP="0006145F">
      <w:pPr>
        <w:pStyle w:val="ListParagraph"/>
        <w:numPr>
          <w:ilvl w:val="0"/>
          <w:numId w:val="32"/>
        </w:numPr>
        <w:spacing w:line="259" w:lineRule="auto"/>
        <w:jc w:val="left"/>
      </w:pPr>
      <w:r>
        <w:t>Ta khởi tạo các biến đếm và lưu trữ kết quả</w:t>
      </w:r>
    </w:p>
    <w:p w14:paraId="6C486A87" w14:textId="36CDEBBE" w:rsidR="0BEA64A3" w:rsidRDefault="0BEA64A3" w:rsidP="5CD3A8A9">
      <w:pPr>
        <w:spacing w:before="120" w:line="259" w:lineRule="auto"/>
        <w:ind w:firstLine="0"/>
        <w:jc w:val="center"/>
      </w:pPr>
      <w:r>
        <w:rPr>
          <w:noProof/>
        </w:rPr>
        <w:lastRenderedPageBreak/>
        <w:drawing>
          <wp:inline distT="0" distB="0" distL="0" distR="0" wp14:anchorId="227CF7E0" wp14:editId="7633D25D">
            <wp:extent cx="3368882" cy="1766455"/>
            <wp:effectExtent l="0" t="0" r="3175" b="5715"/>
            <wp:docPr id="498061560" name="Picture 49806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3378436" cy="1771464"/>
                    </a:xfrm>
                    <a:prstGeom prst="rect">
                      <a:avLst/>
                    </a:prstGeom>
                  </pic:spPr>
                </pic:pic>
              </a:graphicData>
            </a:graphic>
          </wp:inline>
        </w:drawing>
      </w:r>
    </w:p>
    <w:p w14:paraId="24FFC1FD" w14:textId="3C96A740" w:rsidR="7961820D" w:rsidRDefault="0BEA64A3" w:rsidP="0006145F">
      <w:pPr>
        <w:pStyle w:val="ListParagraph"/>
        <w:numPr>
          <w:ilvl w:val="0"/>
          <w:numId w:val="32"/>
        </w:numPr>
        <w:spacing w:line="259" w:lineRule="auto"/>
        <w:jc w:val="left"/>
      </w:pPr>
      <w:r w:rsidRPr="17CE5FE1">
        <w:t xml:space="preserve">Duyệt qua từng dòng trong </w:t>
      </w:r>
      <w:r>
        <w:t>DataGridView</w:t>
      </w:r>
      <w:r w:rsidRPr="17CE5FE1">
        <w:t>:</w:t>
      </w:r>
    </w:p>
    <w:p w14:paraId="17CCEF70" w14:textId="1F2C5160" w:rsidR="2955522A" w:rsidRDefault="1E58847E" w:rsidP="5CD3A8A9">
      <w:pPr>
        <w:spacing w:before="120" w:line="259" w:lineRule="auto"/>
        <w:ind w:firstLine="0"/>
        <w:jc w:val="center"/>
      </w:pPr>
      <w:r>
        <w:rPr>
          <w:noProof/>
        </w:rPr>
        <w:drawing>
          <wp:inline distT="0" distB="0" distL="0" distR="0" wp14:anchorId="7317D245" wp14:editId="0A0DFB2C">
            <wp:extent cx="5801534" cy="1495634"/>
            <wp:effectExtent l="0" t="0" r="0" b="0"/>
            <wp:docPr id="949757900" name="Picture 94975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5801534" cy="1495634"/>
                    </a:xfrm>
                    <a:prstGeom prst="rect">
                      <a:avLst/>
                    </a:prstGeom>
                  </pic:spPr>
                </pic:pic>
              </a:graphicData>
            </a:graphic>
          </wp:inline>
        </w:drawing>
      </w:r>
    </w:p>
    <w:p w14:paraId="5BB4ADF8" w14:textId="7601E468" w:rsidR="1E58847E" w:rsidRDefault="1E58847E" w:rsidP="0006145F">
      <w:pPr>
        <w:pStyle w:val="ListParagraph"/>
        <w:numPr>
          <w:ilvl w:val="0"/>
          <w:numId w:val="33"/>
        </w:numPr>
        <w:spacing w:line="259" w:lineRule="auto"/>
        <w:jc w:val="left"/>
      </w:pPr>
      <w:r>
        <w:t>Dsachthisinh.Rows</w:t>
      </w:r>
      <w:r w:rsidRPr="47B2AA33">
        <w:t xml:space="preserve"> là danh sách các dòng (rows) trong </w:t>
      </w:r>
      <w:r>
        <w:t>DataGridView</w:t>
      </w:r>
      <w:r w:rsidRPr="47B2AA33">
        <w:t>, mỗi dòng tương ứng với một thí sinh.</w:t>
      </w:r>
    </w:p>
    <w:p w14:paraId="12E9695D" w14:textId="5790539A" w:rsidR="1E58847E" w:rsidRDefault="1E58847E" w:rsidP="0006145F">
      <w:pPr>
        <w:pStyle w:val="ListParagraph"/>
        <w:numPr>
          <w:ilvl w:val="0"/>
          <w:numId w:val="33"/>
        </w:numPr>
      </w:pPr>
      <w:proofErr w:type="gramStart"/>
      <w:r>
        <w:t>if</w:t>
      </w:r>
      <w:proofErr w:type="gramEnd"/>
      <w:r>
        <w:t xml:space="preserve"> (!row.IsNewRow)</w:t>
      </w:r>
      <w:r w:rsidRPr="47B2AA33">
        <w:t xml:space="preserve">: Điều kiện để bỏ qua các dòng trống (là những dòng mới được tạo trong </w:t>
      </w:r>
      <w:r>
        <w:t>DataGridView</w:t>
      </w:r>
      <w:r w:rsidRPr="47B2AA33">
        <w:t xml:space="preserve"> nhưng chưa có dữ liệu).</w:t>
      </w:r>
    </w:p>
    <w:p w14:paraId="39C0D711" w14:textId="317DC876" w:rsidR="1E58847E" w:rsidRDefault="1E58847E" w:rsidP="0006145F">
      <w:pPr>
        <w:pStyle w:val="ListParagraph"/>
        <w:numPr>
          <w:ilvl w:val="0"/>
          <w:numId w:val="33"/>
        </w:numPr>
      </w:pPr>
      <w:proofErr w:type="gramStart"/>
      <w:r>
        <w:t>soLuongThiSinh</w:t>
      </w:r>
      <w:proofErr w:type="gramEnd"/>
      <w:r>
        <w:t>++</w:t>
      </w:r>
      <w:r w:rsidRPr="47B2AA33">
        <w:t>: Tăng biến đếm số lượng thí sinh mỗi khi duyệt qua một dòng hợp lệ.</w:t>
      </w:r>
    </w:p>
    <w:p w14:paraId="328AE383" w14:textId="0BBAB32D" w:rsidR="49D69982" w:rsidRDefault="1E58847E" w:rsidP="0006145F">
      <w:pPr>
        <w:pStyle w:val="ListParagraph"/>
        <w:numPr>
          <w:ilvl w:val="0"/>
          <w:numId w:val="33"/>
        </w:numPr>
      </w:pPr>
      <w:r w:rsidRPr="47B2AA33">
        <w:t xml:space="preserve">Lấy </w:t>
      </w:r>
      <w:r>
        <w:t>tên thí sinh</w:t>
      </w:r>
      <w:r w:rsidRPr="47B2AA33">
        <w:t xml:space="preserve"> và </w:t>
      </w:r>
      <w:r>
        <w:t>điểm trung bình</w:t>
      </w:r>
      <w:r w:rsidRPr="47B2AA33">
        <w:t xml:space="preserve"> từ các ô dữ liệu trong dòng hiện tại (sử dụng phương thức </w:t>
      </w:r>
      <w:proofErr w:type="gramStart"/>
      <w:r>
        <w:t>row.Cells[</w:t>
      </w:r>
      <w:proofErr w:type="gramEnd"/>
      <w:r>
        <w:t>"tên_cột"].Value</w:t>
      </w:r>
      <w:r w:rsidRPr="47B2AA33">
        <w:t xml:space="preserve"> để truy cập giá trị của từng cột).</w:t>
      </w:r>
    </w:p>
    <w:p w14:paraId="4310E8CC" w14:textId="3C85F06A" w:rsidR="49D69982" w:rsidRDefault="1E58847E" w:rsidP="0006145F">
      <w:pPr>
        <w:pStyle w:val="ListParagraph"/>
        <w:numPr>
          <w:ilvl w:val="0"/>
          <w:numId w:val="33"/>
        </w:numPr>
        <w:spacing w:line="259" w:lineRule="auto"/>
        <w:jc w:val="left"/>
      </w:pPr>
      <w:r w:rsidRPr="0245BB9A">
        <w:t>Tìm thí sinh có điểm trung bình cao nhất: So sánh điểm trung bình của thí sinh hiện tại với điểm cao nhất đã tìm thấy cho đến thời điểm hiện tại. Nếu điểm trung bình của thí sinh hiện tại cao hơn, cập nhật biến diemCaoNhat và thiSinhDiemCaoNhat.</w:t>
      </w:r>
    </w:p>
    <w:p w14:paraId="6076C1A9" w14:textId="5B2AA294" w:rsidR="36014E40" w:rsidRDefault="1E58847E" w:rsidP="4460E618">
      <w:pPr>
        <w:spacing w:before="120" w:line="259" w:lineRule="auto"/>
        <w:ind w:firstLine="0"/>
        <w:jc w:val="center"/>
      </w:pPr>
      <w:r>
        <w:rPr>
          <w:noProof/>
        </w:rPr>
        <w:drawing>
          <wp:inline distT="0" distB="0" distL="0" distR="0" wp14:anchorId="32C4E955" wp14:editId="46208014">
            <wp:extent cx="4764799" cy="1579418"/>
            <wp:effectExtent l="0" t="0" r="0" b="1905"/>
            <wp:docPr id="1441355888" name="Picture 144135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4772447" cy="1581953"/>
                    </a:xfrm>
                    <a:prstGeom prst="rect">
                      <a:avLst/>
                    </a:prstGeom>
                  </pic:spPr>
                </pic:pic>
              </a:graphicData>
            </a:graphic>
          </wp:inline>
        </w:drawing>
      </w:r>
    </w:p>
    <w:p w14:paraId="0DABEC79" w14:textId="2809761F" w:rsidR="00353DAC" w:rsidRDefault="00353DAC" w:rsidP="4460E618">
      <w:pPr>
        <w:spacing w:before="120" w:line="259" w:lineRule="auto"/>
        <w:ind w:firstLine="0"/>
        <w:jc w:val="center"/>
      </w:pPr>
    </w:p>
    <w:p w14:paraId="0E055756" w14:textId="4B64D376" w:rsidR="00353DAC" w:rsidRDefault="00353DAC" w:rsidP="4460E618">
      <w:pPr>
        <w:spacing w:before="120" w:line="259" w:lineRule="auto"/>
        <w:ind w:firstLine="0"/>
        <w:jc w:val="center"/>
      </w:pPr>
    </w:p>
    <w:p w14:paraId="7C1E909E" w14:textId="16660F3B" w:rsidR="00353DAC" w:rsidRDefault="00353DAC" w:rsidP="4460E618">
      <w:pPr>
        <w:spacing w:before="120" w:line="259" w:lineRule="auto"/>
        <w:ind w:firstLine="0"/>
        <w:jc w:val="center"/>
      </w:pPr>
    </w:p>
    <w:p w14:paraId="4FF27FDB" w14:textId="63FF1CCA" w:rsidR="04E4305C" w:rsidRDefault="1E58847E" w:rsidP="0006145F">
      <w:pPr>
        <w:pStyle w:val="ListParagraph"/>
        <w:numPr>
          <w:ilvl w:val="0"/>
          <w:numId w:val="32"/>
        </w:numPr>
        <w:spacing w:line="259" w:lineRule="auto"/>
        <w:jc w:val="left"/>
      </w:pPr>
      <w:r w:rsidRPr="2DAFAA4E">
        <w:lastRenderedPageBreak/>
        <w:t>Đếm số lượng thí sinh theo xếp loại:</w:t>
      </w:r>
    </w:p>
    <w:p w14:paraId="2A78AA5C" w14:textId="4299FD1C" w:rsidR="50BC1B2B" w:rsidRDefault="1E58847E" w:rsidP="4460E618">
      <w:pPr>
        <w:spacing w:before="120" w:line="259" w:lineRule="auto"/>
        <w:ind w:firstLine="0"/>
        <w:jc w:val="center"/>
      </w:pPr>
      <w:r>
        <w:rPr>
          <w:noProof/>
        </w:rPr>
        <w:drawing>
          <wp:inline distT="0" distB="0" distL="0" distR="0" wp14:anchorId="7E1DFB0A" wp14:editId="75D8FED1">
            <wp:extent cx="4124901" cy="2848372"/>
            <wp:effectExtent l="0" t="0" r="0" b="0"/>
            <wp:docPr id="1793053471" name="Picture 179305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4124901" cy="2848372"/>
                    </a:xfrm>
                    <a:prstGeom prst="rect">
                      <a:avLst/>
                    </a:prstGeom>
                  </pic:spPr>
                </pic:pic>
              </a:graphicData>
            </a:graphic>
          </wp:inline>
        </w:drawing>
      </w:r>
    </w:p>
    <w:p w14:paraId="0F818829" w14:textId="7129673C" w:rsidR="1E58847E" w:rsidRDefault="1E58847E" w:rsidP="00AC693E">
      <w:pPr>
        <w:pStyle w:val="ListParagraph"/>
        <w:numPr>
          <w:ilvl w:val="0"/>
          <w:numId w:val="35"/>
        </w:numPr>
        <w:spacing w:line="259" w:lineRule="auto"/>
        <w:jc w:val="left"/>
      </w:pPr>
      <w:r w:rsidRPr="5C4EE288">
        <w:t xml:space="preserve">Lấy giá trị xếp loại từ cột </w:t>
      </w:r>
      <w:r w:rsidRPr="1B7BFB7A">
        <w:t>xeploaihk</w:t>
      </w:r>
      <w:r w:rsidRPr="5C4EE288">
        <w:t xml:space="preserve"> (xếp loại học kỳ) của dòng hiện tại.</w:t>
      </w:r>
    </w:p>
    <w:p w14:paraId="3E36D234" w14:textId="2B0BD69E" w:rsidR="1E58847E" w:rsidRDefault="1E58847E" w:rsidP="00AC693E">
      <w:pPr>
        <w:pStyle w:val="ListParagraph"/>
        <w:numPr>
          <w:ilvl w:val="0"/>
          <w:numId w:val="35"/>
        </w:numPr>
      </w:pPr>
      <w:r w:rsidRPr="5C4EE288">
        <w:t xml:space="preserve">Sử dụng câu lệnh </w:t>
      </w:r>
      <w:r>
        <w:t>switch-case</w:t>
      </w:r>
      <w:r w:rsidRPr="5C4EE288">
        <w:t xml:space="preserve"> để tăng biến đếm tương ứng với từng mức xếp loại:</w:t>
      </w:r>
    </w:p>
    <w:p w14:paraId="6E9176E3" w14:textId="0B7B2403" w:rsidR="1E58847E" w:rsidRDefault="1E58847E" w:rsidP="00AC693E">
      <w:pPr>
        <w:pStyle w:val="ListParagraph"/>
        <w:numPr>
          <w:ilvl w:val="3"/>
          <w:numId w:val="36"/>
        </w:numPr>
      </w:pPr>
      <w:r>
        <w:t>Giỏi</w:t>
      </w:r>
      <w:r w:rsidRPr="5C4EE288">
        <w:t xml:space="preserve">: tăng </w:t>
      </w:r>
      <w:r>
        <w:t>soLuongGioi</w:t>
      </w:r>
      <w:r w:rsidRPr="5C4EE288">
        <w:t>.</w:t>
      </w:r>
    </w:p>
    <w:p w14:paraId="44E446DD" w14:textId="3BCA9ECF" w:rsidR="1E58847E" w:rsidRDefault="1E58847E" w:rsidP="00AC693E">
      <w:pPr>
        <w:pStyle w:val="ListParagraph"/>
        <w:numPr>
          <w:ilvl w:val="3"/>
          <w:numId w:val="36"/>
        </w:numPr>
      </w:pPr>
      <w:r>
        <w:t>Khá</w:t>
      </w:r>
      <w:r w:rsidRPr="5C4EE288">
        <w:t xml:space="preserve">: tăng </w:t>
      </w:r>
      <w:r>
        <w:t>soLuongKha</w:t>
      </w:r>
      <w:r w:rsidRPr="5C4EE288">
        <w:t>.</w:t>
      </w:r>
    </w:p>
    <w:p w14:paraId="17A59C60" w14:textId="74623CFC" w:rsidR="1E58847E" w:rsidRDefault="1E58847E" w:rsidP="00AC693E">
      <w:pPr>
        <w:pStyle w:val="ListParagraph"/>
        <w:numPr>
          <w:ilvl w:val="3"/>
          <w:numId w:val="36"/>
        </w:numPr>
      </w:pPr>
      <w:r>
        <w:t>Trung bình</w:t>
      </w:r>
      <w:r w:rsidRPr="5C4EE288">
        <w:t xml:space="preserve">: tăng </w:t>
      </w:r>
      <w:r>
        <w:t>soLuongTrungBinh</w:t>
      </w:r>
      <w:r w:rsidRPr="5C4EE288">
        <w:t>.</w:t>
      </w:r>
    </w:p>
    <w:p w14:paraId="29B7EF7C" w14:textId="3D157F8F" w:rsidR="50BC1B2B" w:rsidRDefault="1E58847E" w:rsidP="00AC693E">
      <w:pPr>
        <w:pStyle w:val="ListParagraph"/>
        <w:numPr>
          <w:ilvl w:val="3"/>
          <w:numId w:val="36"/>
        </w:numPr>
      </w:pPr>
      <w:r>
        <w:t>Yếu/Kém</w:t>
      </w:r>
      <w:r w:rsidRPr="5C4EE288">
        <w:t xml:space="preserve">: tăng </w:t>
      </w:r>
      <w:r>
        <w:t>soLuongYeuKem</w:t>
      </w:r>
      <w:r w:rsidRPr="5C4EE288">
        <w:t>.</w:t>
      </w:r>
    </w:p>
    <w:p w14:paraId="60541F90" w14:textId="2DD31B29" w:rsidR="1E58847E" w:rsidRDefault="1E58847E" w:rsidP="00AC693E">
      <w:pPr>
        <w:pStyle w:val="ListParagraph"/>
        <w:numPr>
          <w:ilvl w:val="0"/>
          <w:numId w:val="32"/>
        </w:numPr>
        <w:spacing w:line="259" w:lineRule="auto"/>
        <w:jc w:val="left"/>
      </w:pPr>
      <w:r w:rsidRPr="13122A4C">
        <w:t xml:space="preserve">Hiển thị kết quả thống kê: Sau khi đã hoàn thành việc duyệt qua tất cả các dòng, kết quả thống kê sẽ được hiển thị trong một hộp thoại thông báo </w:t>
      </w:r>
      <w:r w:rsidR="2C177833">
        <w:t>(Message.Box)</w:t>
      </w:r>
      <w:r>
        <w:t>.</w:t>
      </w:r>
    </w:p>
    <w:p w14:paraId="7E9033CE" w14:textId="4D1590A7" w:rsidR="1E58847E" w:rsidRDefault="1E58847E" w:rsidP="00AC693E">
      <w:pPr>
        <w:pStyle w:val="ListParagraph"/>
        <w:numPr>
          <w:ilvl w:val="0"/>
          <w:numId w:val="38"/>
        </w:numPr>
        <w:spacing w:before="0" w:after="0"/>
      </w:pPr>
      <w:r w:rsidRPr="13122A4C">
        <w:t>Thông tin bao gồm:</w:t>
      </w:r>
    </w:p>
    <w:p w14:paraId="37950E40" w14:textId="6F4E2E83" w:rsidR="1E58847E" w:rsidRDefault="1E58847E" w:rsidP="00AC693E">
      <w:pPr>
        <w:pStyle w:val="ListParagraph"/>
        <w:numPr>
          <w:ilvl w:val="0"/>
          <w:numId w:val="38"/>
        </w:numPr>
        <w:spacing w:before="0" w:after="0"/>
      </w:pPr>
      <w:r w:rsidRPr="13122A4C">
        <w:t>Số lượng thí sinh dự thi.</w:t>
      </w:r>
    </w:p>
    <w:p w14:paraId="02045EC8" w14:textId="6222EE13" w:rsidR="1E58847E" w:rsidRDefault="1E58847E" w:rsidP="00AC693E">
      <w:pPr>
        <w:pStyle w:val="ListParagraph"/>
        <w:numPr>
          <w:ilvl w:val="0"/>
          <w:numId w:val="38"/>
        </w:numPr>
        <w:spacing w:before="0" w:after="0"/>
      </w:pPr>
      <w:r w:rsidRPr="13122A4C">
        <w:t>Tên thí sinh có điểm trung bình cao nhất và số điểm của họ.</w:t>
      </w:r>
    </w:p>
    <w:p w14:paraId="403AA7D7" w14:textId="1FE3E677" w:rsidR="1E58847E" w:rsidRDefault="1E58847E" w:rsidP="00AC693E">
      <w:pPr>
        <w:pStyle w:val="ListParagraph"/>
        <w:numPr>
          <w:ilvl w:val="0"/>
          <w:numId w:val="38"/>
        </w:numPr>
        <w:spacing w:before="0" w:after="0"/>
      </w:pPr>
      <w:r w:rsidRPr="13122A4C">
        <w:t xml:space="preserve">Số lượng thí sinh được xếp loại </w:t>
      </w:r>
      <w:r w:rsidRPr="13122A4C">
        <w:rPr>
          <w:b/>
          <w:bCs/>
        </w:rPr>
        <w:t>Giỏi</w:t>
      </w:r>
      <w:r w:rsidRPr="13122A4C">
        <w:t xml:space="preserve">, </w:t>
      </w:r>
      <w:r w:rsidRPr="13122A4C">
        <w:rPr>
          <w:b/>
          <w:bCs/>
        </w:rPr>
        <w:t>Khá</w:t>
      </w:r>
      <w:r w:rsidRPr="13122A4C">
        <w:t xml:space="preserve">, </w:t>
      </w:r>
      <w:r w:rsidRPr="13122A4C">
        <w:rPr>
          <w:b/>
          <w:bCs/>
        </w:rPr>
        <w:t>Trung bình</w:t>
      </w:r>
      <w:r w:rsidRPr="13122A4C">
        <w:t xml:space="preserve">, và </w:t>
      </w:r>
      <w:r w:rsidRPr="13122A4C">
        <w:rPr>
          <w:b/>
          <w:bCs/>
        </w:rPr>
        <w:t>Yếu/Kém</w:t>
      </w:r>
      <w:r w:rsidRPr="13122A4C">
        <w:t>.</w:t>
      </w:r>
    </w:p>
    <w:p w14:paraId="204BCDFB" w14:textId="714C0F95" w:rsidR="323D37E1" w:rsidRDefault="323D37E1" w:rsidP="323D37E1">
      <w:pPr>
        <w:spacing w:after="0"/>
        <w:ind w:left="720" w:firstLine="0"/>
      </w:pPr>
    </w:p>
    <w:p w14:paraId="480D29CB" w14:textId="410FB6C8" w:rsidR="2C879D41" w:rsidRDefault="1E58847E" w:rsidP="00AC693E">
      <w:pPr>
        <w:spacing w:line="360" w:lineRule="auto"/>
        <w:ind w:firstLine="0"/>
        <w:jc w:val="left"/>
      </w:pPr>
      <w:r>
        <w:rPr>
          <w:noProof/>
        </w:rPr>
        <w:drawing>
          <wp:inline distT="0" distB="0" distL="0" distR="0" wp14:anchorId="2024A763" wp14:editId="69782084">
            <wp:extent cx="6124574" cy="1381125"/>
            <wp:effectExtent l="0" t="0" r="0" b="0"/>
            <wp:docPr id="1270459979" name="Picture 127045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6124574" cy="1381125"/>
                    </a:xfrm>
                    <a:prstGeom prst="rect">
                      <a:avLst/>
                    </a:prstGeom>
                  </pic:spPr>
                </pic:pic>
              </a:graphicData>
            </a:graphic>
          </wp:inline>
        </w:drawing>
      </w:r>
    </w:p>
    <w:p w14:paraId="12E3EEA0" w14:textId="54F441F9" w:rsidR="00353DAC" w:rsidRDefault="00353DAC" w:rsidP="00AC693E">
      <w:pPr>
        <w:spacing w:line="360" w:lineRule="auto"/>
        <w:ind w:firstLine="0"/>
        <w:jc w:val="left"/>
      </w:pPr>
    </w:p>
    <w:p w14:paraId="3993E2F2" w14:textId="77777777" w:rsidR="00353DAC" w:rsidRDefault="00353DAC" w:rsidP="00AC693E">
      <w:pPr>
        <w:spacing w:line="360" w:lineRule="auto"/>
        <w:ind w:firstLine="0"/>
        <w:jc w:val="left"/>
      </w:pPr>
    </w:p>
    <w:p w14:paraId="350A5A3E" w14:textId="15759F24" w:rsidR="59DBA5DE" w:rsidRDefault="407085DC" w:rsidP="00AC693E">
      <w:pPr>
        <w:pStyle w:val="ListParagraph"/>
        <w:numPr>
          <w:ilvl w:val="0"/>
          <w:numId w:val="32"/>
        </w:numPr>
        <w:spacing w:before="0" w:line="360" w:lineRule="auto"/>
        <w:ind w:left="1797" w:hanging="357"/>
        <w:jc w:val="left"/>
      </w:pPr>
      <w:r>
        <w:lastRenderedPageBreak/>
        <w:t xml:space="preserve">Nút thống kê: Ta gọi hàm </w:t>
      </w:r>
      <w:proofErr w:type="gramStart"/>
      <w:r>
        <w:t>ThongKe(</w:t>
      </w:r>
      <w:proofErr w:type="gramEnd"/>
      <w:r>
        <w:t>).</w:t>
      </w:r>
    </w:p>
    <w:p w14:paraId="39C3CE4F" w14:textId="3F56F77F" w:rsidR="03EEED9F" w:rsidRDefault="407085DC" w:rsidP="00AC693E">
      <w:pPr>
        <w:spacing w:line="360" w:lineRule="auto"/>
        <w:ind w:firstLine="0"/>
        <w:jc w:val="center"/>
      </w:pPr>
      <w:r>
        <w:rPr>
          <w:noProof/>
        </w:rPr>
        <w:drawing>
          <wp:inline distT="0" distB="0" distL="0" distR="0" wp14:anchorId="1E4B64A6" wp14:editId="41685D46">
            <wp:extent cx="3972479" cy="676369"/>
            <wp:effectExtent l="0" t="0" r="0" b="0"/>
            <wp:docPr id="352585363" name="Picture 35258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3972479" cy="676369"/>
                    </a:xfrm>
                    <a:prstGeom prst="rect">
                      <a:avLst/>
                    </a:prstGeom>
                  </pic:spPr>
                </pic:pic>
              </a:graphicData>
            </a:graphic>
          </wp:inline>
        </w:drawing>
      </w:r>
    </w:p>
    <w:p w14:paraId="07454BC5" w14:textId="474FA774" w:rsidR="0E4D53D6" w:rsidRDefault="20206B61" w:rsidP="00AC693E">
      <w:pPr>
        <w:pStyle w:val="ListParagraph"/>
        <w:numPr>
          <w:ilvl w:val="0"/>
          <w:numId w:val="32"/>
        </w:numPr>
        <w:spacing w:before="0" w:line="360" w:lineRule="auto"/>
        <w:ind w:left="1797" w:hanging="357"/>
        <w:jc w:val="left"/>
      </w:pPr>
      <w:r>
        <w:t>DataGridView Danh sách thí sinh:</w:t>
      </w:r>
    </w:p>
    <w:p w14:paraId="4268DE2F" w14:textId="77972BFC" w:rsidR="1C18A44A" w:rsidRDefault="20206B61" w:rsidP="00AC693E">
      <w:pPr>
        <w:spacing w:line="360" w:lineRule="auto"/>
        <w:ind w:firstLine="0"/>
        <w:jc w:val="left"/>
      </w:pPr>
      <w:r>
        <w:rPr>
          <w:noProof/>
        </w:rPr>
        <w:drawing>
          <wp:inline distT="0" distB="0" distL="0" distR="0" wp14:anchorId="0344F752" wp14:editId="5AAB650A">
            <wp:extent cx="6124574" cy="1276350"/>
            <wp:effectExtent l="0" t="0" r="0" b="0"/>
            <wp:docPr id="1938768860" name="Picture 1938768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6124574" cy="1276350"/>
                    </a:xfrm>
                    <a:prstGeom prst="rect">
                      <a:avLst/>
                    </a:prstGeom>
                  </pic:spPr>
                </pic:pic>
              </a:graphicData>
            </a:graphic>
          </wp:inline>
        </w:drawing>
      </w:r>
    </w:p>
    <w:p w14:paraId="085010FE" w14:textId="17F3E63D" w:rsidR="49E430B8" w:rsidRDefault="20206B61" w:rsidP="00AC693E">
      <w:pPr>
        <w:pStyle w:val="ListParagraph"/>
        <w:numPr>
          <w:ilvl w:val="0"/>
          <w:numId w:val="39"/>
        </w:numPr>
        <w:spacing w:before="0" w:line="360" w:lineRule="auto"/>
        <w:ind w:left="2517" w:hanging="357"/>
        <w:jc w:val="left"/>
      </w:pPr>
      <w:r>
        <w:t>Kiểm tra cột được nhấp có phải là cột "Xóa" không:</w:t>
      </w:r>
    </w:p>
    <w:p w14:paraId="6D74528A" w14:textId="2FB9F82B" w:rsidR="20206B61" w:rsidRDefault="20206B61" w:rsidP="690EA31A">
      <w:pPr>
        <w:spacing w:after="0"/>
        <w:ind w:firstLine="0"/>
        <w:jc w:val="left"/>
      </w:pPr>
      <w:r>
        <w:rPr>
          <w:noProof/>
        </w:rPr>
        <w:drawing>
          <wp:inline distT="0" distB="0" distL="0" distR="0" wp14:anchorId="67A22FA6" wp14:editId="7409814D">
            <wp:extent cx="6124574" cy="276225"/>
            <wp:effectExtent l="0" t="0" r="0" b="0"/>
            <wp:docPr id="525192311" name="Picture 52519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6124574" cy="276225"/>
                    </a:xfrm>
                    <a:prstGeom prst="rect">
                      <a:avLst/>
                    </a:prstGeom>
                  </pic:spPr>
                </pic:pic>
              </a:graphicData>
            </a:graphic>
          </wp:inline>
        </w:drawing>
      </w:r>
    </w:p>
    <w:p w14:paraId="7A11BD02" w14:textId="24AEAD75" w:rsidR="20206B61" w:rsidRDefault="20206B61" w:rsidP="00AC693E">
      <w:pPr>
        <w:pStyle w:val="ListParagraph"/>
        <w:numPr>
          <w:ilvl w:val="0"/>
          <w:numId w:val="39"/>
        </w:numPr>
        <w:spacing w:before="0" w:after="0"/>
        <w:jc w:val="left"/>
      </w:pPr>
      <w:r>
        <w:t>e.ColumnIndex: Chỉ số của cột mà người dùng nhấn vào. Biến này được cung cấp bởi sự kiện CellContentClick.</w:t>
      </w:r>
    </w:p>
    <w:p w14:paraId="08A569F1" w14:textId="2B03DA5F" w:rsidR="20206B61" w:rsidRDefault="20206B61" w:rsidP="00AC693E">
      <w:pPr>
        <w:pStyle w:val="ListParagraph"/>
        <w:numPr>
          <w:ilvl w:val="0"/>
          <w:numId w:val="39"/>
        </w:numPr>
      </w:pPr>
      <w:proofErr w:type="gramStart"/>
      <w:r>
        <w:t>Dsachthisinh.Columns[</w:t>
      </w:r>
      <w:proofErr w:type="gramEnd"/>
      <w:r>
        <w:t>"delete"].Index: Lấy chỉ số của cột có tên là "delete" (cột chứa nút "Xóa"). Nếu người dùng nhấn vào cột này, điều kiện sẽ thỏa mãn.</w:t>
      </w:r>
    </w:p>
    <w:p w14:paraId="294629FB" w14:textId="3FF360B0" w:rsidR="13F9AA4F" w:rsidRDefault="20206B61" w:rsidP="00AC693E">
      <w:pPr>
        <w:pStyle w:val="ListParagraph"/>
        <w:numPr>
          <w:ilvl w:val="0"/>
          <w:numId w:val="39"/>
        </w:numPr>
      </w:pPr>
      <w:r>
        <w:t>e.RowIndex &gt;= 0: Kiểm tra xem người dùng có nhấn vào dòng hợp lệ không (không phải header hoặc dòng mới). Nếu RowIndex là số âm, tức là không phải dòng hợp lệ.</w:t>
      </w:r>
    </w:p>
    <w:p w14:paraId="1966EFAA" w14:textId="56237047" w:rsidR="19F4E43C" w:rsidRDefault="20206B61" w:rsidP="00AC693E">
      <w:pPr>
        <w:pStyle w:val="ListParagraph"/>
        <w:numPr>
          <w:ilvl w:val="0"/>
          <w:numId w:val="39"/>
        </w:numPr>
        <w:spacing w:before="0" w:after="0"/>
        <w:jc w:val="left"/>
      </w:pPr>
      <w:r w:rsidRPr="5821B8F5">
        <w:t>Hiển thị thông báo xác nhận xóa</w:t>
      </w:r>
      <w:r w:rsidRPr="1EA6C8B8">
        <w:t>.</w:t>
      </w:r>
    </w:p>
    <w:p w14:paraId="67B8D28D" w14:textId="6AA26E8C" w:rsidR="1EA6C8B8" w:rsidRDefault="20206B61" w:rsidP="00AC693E">
      <w:pPr>
        <w:pStyle w:val="ListParagraph"/>
        <w:numPr>
          <w:ilvl w:val="0"/>
          <w:numId w:val="39"/>
        </w:numPr>
        <w:spacing w:before="0" w:line="360" w:lineRule="auto"/>
        <w:ind w:left="2517" w:hanging="357"/>
        <w:jc w:val="left"/>
      </w:pPr>
      <w:r w:rsidRPr="5D0E2AE4">
        <w:t>Xóa dòng nếu người dùng chọn "Yes".</w:t>
      </w:r>
    </w:p>
    <w:p w14:paraId="7C0A0C73" w14:textId="5D589DC2" w:rsidR="5D0E2AE4" w:rsidRDefault="20206B61" w:rsidP="00AC693E">
      <w:pPr>
        <w:spacing w:line="360" w:lineRule="auto"/>
        <w:ind w:firstLine="0"/>
        <w:jc w:val="center"/>
      </w:pPr>
      <w:r>
        <w:rPr>
          <w:noProof/>
        </w:rPr>
        <w:drawing>
          <wp:inline distT="0" distB="0" distL="0" distR="0" wp14:anchorId="6141D43B" wp14:editId="055E9407">
            <wp:extent cx="4095750" cy="1085850"/>
            <wp:effectExtent l="0" t="0" r="0" b="0"/>
            <wp:docPr id="291370933" name="Picture 29137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4095750" cy="1085850"/>
                    </a:xfrm>
                    <a:prstGeom prst="rect">
                      <a:avLst/>
                    </a:prstGeom>
                  </pic:spPr>
                </pic:pic>
              </a:graphicData>
            </a:graphic>
          </wp:inline>
        </w:drawing>
      </w:r>
    </w:p>
    <w:p w14:paraId="600375D9" w14:textId="1E0E10D9" w:rsidR="20206B61" w:rsidRDefault="20206B61" w:rsidP="00AC693E">
      <w:pPr>
        <w:pStyle w:val="ListParagraph"/>
        <w:numPr>
          <w:ilvl w:val="0"/>
          <w:numId w:val="42"/>
        </w:numPr>
        <w:spacing w:before="0" w:after="0"/>
        <w:jc w:val="left"/>
      </w:pPr>
      <w:r w:rsidRPr="0BD426B1">
        <w:t>Nếu người dùng chọn Yes trên hộp thoại xác nhận (tức là result == DialogResult.Yes), chương trình sẽ tiến hành xóa dòng mà người dùng đã nhấn vào.</w:t>
      </w:r>
    </w:p>
    <w:p w14:paraId="277E555C" w14:textId="460F7709" w:rsidR="20206B61" w:rsidRDefault="20206B61" w:rsidP="00AC693E">
      <w:pPr>
        <w:pStyle w:val="ListParagraph"/>
        <w:numPr>
          <w:ilvl w:val="0"/>
          <w:numId w:val="42"/>
        </w:numPr>
      </w:pPr>
      <w:proofErr w:type="gramStart"/>
      <w:r>
        <w:t>Dsachthisinh.Rows.RemoveAt(</w:t>
      </w:r>
      <w:proofErr w:type="gramEnd"/>
      <w:r>
        <w:t>e.RowIndex): Xóa dòng tại vị trí e.RowIndex (dòng mà người dùng nhấn vào trong DataGridView).</w:t>
      </w:r>
    </w:p>
    <w:p w14:paraId="5A5661D2" w14:textId="0E8C9FB3" w:rsidR="00353DAC" w:rsidRDefault="00353DAC" w:rsidP="00353DAC"/>
    <w:p w14:paraId="43D75D49" w14:textId="4CB06036" w:rsidR="00353DAC" w:rsidRDefault="00353DAC" w:rsidP="00353DAC"/>
    <w:p w14:paraId="2567D4E8" w14:textId="08D6E4A5" w:rsidR="00353DAC" w:rsidRDefault="00353DAC" w:rsidP="00353DAC"/>
    <w:p w14:paraId="12A6399A" w14:textId="582CEA4F" w:rsidR="00353DAC" w:rsidRDefault="00353DAC" w:rsidP="00353DAC">
      <w:pPr>
        <w:ind w:firstLine="0"/>
      </w:pPr>
    </w:p>
    <w:p w14:paraId="4EAF3252" w14:textId="334F9A94" w:rsidR="00353DAC" w:rsidRPr="00353DAC" w:rsidRDefault="070A0806" w:rsidP="46C0E5E7">
      <w:pPr>
        <w:ind w:firstLine="0"/>
        <w:rPr>
          <w:b/>
          <w:bCs/>
        </w:rPr>
      </w:pPr>
      <w:r w:rsidRPr="3AB6C625">
        <w:rPr>
          <w:b/>
          <w:bCs/>
        </w:rPr>
        <w:lastRenderedPageBreak/>
        <w:t>Kết quả chương trình:</w:t>
      </w:r>
    </w:p>
    <w:p w14:paraId="0702532B" w14:textId="5E0CFC57" w:rsidR="57B39093" w:rsidRDefault="3A47295B" w:rsidP="19D59162">
      <w:pPr>
        <w:pStyle w:val="ListParagraph"/>
      </w:pPr>
      <w:r>
        <w:t>Khi nhập không chọn phái:</w:t>
      </w:r>
    </w:p>
    <w:p w14:paraId="5AC6EA9E" w14:textId="741641A6" w:rsidR="7F98FAE2" w:rsidRDefault="3A47295B" w:rsidP="7F98FAE2">
      <w:pPr>
        <w:ind w:firstLine="0"/>
      </w:pPr>
      <w:r>
        <w:rPr>
          <w:noProof/>
        </w:rPr>
        <w:drawing>
          <wp:inline distT="0" distB="0" distL="0" distR="0" wp14:anchorId="0E499B51" wp14:editId="407835BE">
            <wp:extent cx="6124574" cy="3752850"/>
            <wp:effectExtent l="0" t="0" r="0" b="0"/>
            <wp:docPr id="948975211" name="Picture 94897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6124574" cy="3752850"/>
                    </a:xfrm>
                    <a:prstGeom prst="rect">
                      <a:avLst/>
                    </a:prstGeom>
                  </pic:spPr>
                </pic:pic>
              </a:graphicData>
            </a:graphic>
          </wp:inline>
        </w:drawing>
      </w:r>
    </w:p>
    <w:p w14:paraId="28F456B6" w14:textId="1DAECDB6" w:rsidR="3A47295B" w:rsidRDefault="3A47295B" w:rsidP="61817112">
      <w:pPr>
        <w:pStyle w:val="ListParagraph"/>
      </w:pPr>
      <w:r>
        <w:t>Khi nhập thiếu điểm:</w:t>
      </w:r>
    </w:p>
    <w:p w14:paraId="26E6C5F2" w14:textId="0C5ED85D" w:rsidR="7F98FAE2" w:rsidRDefault="3A47295B" w:rsidP="61817112">
      <w:pPr>
        <w:ind w:firstLine="0"/>
      </w:pPr>
      <w:r>
        <w:rPr>
          <w:noProof/>
        </w:rPr>
        <w:drawing>
          <wp:inline distT="0" distB="0" distL="0" distR="0" wp14:anchorId="188ECA5B" wp14:editId="69091C05">
            <wp:extent cx="6124574" cy="3695700"/>
            <wp:effectExtent l="0" t="0" r="0" b="0"/>
            <wp:docPr id="468557320" name="Picture 46855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6124574" cy="3695700"/>
                    </a:xfrm>
                    <a:prstGeom prst="rect">
                      <a:avLst/>
                    </a:prstGeom>
                  </pic:spPr>
                </pic:pic>
              </a:graphicData>
            </a:graphic>
          </wp:inline>
        </w:drawing>
      </w:r>
    </w:p>
    <w:p w14:paraId="2D9F2514" w14:textId="0EE31152" w:rsidR="00353DAC" w:rsidRDefault="00353DAC" w:rsidP="61817112">
      <w:pPr>
        <w:ind w:firstLine="0"/>
      </w:pPr>
    </w:p>
    <w:p w14:paraId="381C2638" w14:textId="55FC2723" w:rsidR="00353DAC" w:rsidRDefault="00353DAC" w:rsidP="61817112">
      <w:pPr>
        <w:ind w:firstLine="0"/>
      </w:pPr>
    </w:p>
    <w:p w14:paraId="4E1BB5C5" w14:textId="5E528619" w:rsidR="00353DAC" w:rsidRDefault="00353DAC" w:rsidP="61817112">
      <w:pPr>
        <w:ind w:firstLine="0"/>
      </w:pPr>
    </w:p>
    <w:p w14:paraId="68A4A055" w14:textId="40065E90" w:rsidR="1DF5EF17" w:rsidRDefault="3A47295B" w:rsidP="1DF5EF17">
      <w:pPr>
        <w:pStyle w:val="ListParagraph"/>
      </w:pPr>
      <w:r>
        <w:lastRenderedPageBreak/>
        <w:t>Khi nhập điểm sai:</w:t>
      </w:r>
    </w:p>
    <w:p w14:paraId="3CC52FD7" w14:textId="51C1FB4E" w:rsidR="3A47295B" w:rsidRDefault="3A47295B" w:rsidP="52698ABE">
      <w:pPr>
        <w:ind w:firstLine="0"/>
      </w:pPr>
      <w:r>
        <w:rPr>
          <w:noProof/>
        </w:rPr>
        <w:drawing>
          <wp:inline distT="0" distB="0" distL="0" distR="0" wp14:anchorId="2F663C90" wp14:editId="0CA2D25A">
            <wp:extent cx="6124574" cy="3743325"/>
            <wp:effectExtent l="0" t="0" r="0" b="0"/>
            <wp:docPr id="1198116977" name="Picture 119811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6124574" cy="3743325"/>
                    </a:xfrm>
                    <a:prstGeom prst="rect">
                      <a:avLst/>
                    </a:prstGeom>
                  </pic:spPr>
                </pic:pic>
              </a:graphicData>
            </a:graphic>
          </wp:inline>
        </w:drawing>
      </w:r>
    </w:p>
    <w:p w14:paraId="15F3C9A8" w14:textId="6F90CD76" w:rsidR="52698ABE" w:rsidRDefault="11F46990" w:rsidP="52698ABE">
      <w:pPr>
        <w:pStyle w:val="ListParagraph"/>
      </w:pPr>
      <w:r>
        <w:t>Nhập các thông tin thí sinh:</w:t>
      </w:r>
    </w:p>
    <w:p w14:paraId="40B67AE6" w14:textId="41A8C82D" w:rsidR="11F46990" w:rsidRDefault="11F46990" w:rsidP="01EC06C8">
      <w:pPr>
        <w:ind w:firstLine="0"/>
      </w:pPr>
      <w:r>
        <w:rPr>
          <w:noProof/>
        </w:rPr>
        <w:drawing>
          <wp:inline distT="0" distB="0" distL="0" distR="0" wp14:anchorId="36CEDD63" wp14:editId="767301D6">
            <wp:extent cx="6124574" cy="3476625"/>
            <wp:effectExtent l="0" t="0" r="0" b="0"/>
            <wp:docPr id="1818258857" name="Picture 181825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6124574" cy="3476625"/>
                    </a:xfrm>
                    <a:prstGeom prst="rect">
                      <a:avLst/>
                    </a:prstGeom>
                  </pic:spPr>
                </pic:pic>
              </a:graphicData>
            </a:graphic>
          </wp:inline>
        </w:drawing>
      </w:r>
    </w:p>
    <w:p w14:paraId="03142B5C" w14:textId="1244BF01" w:rsidR="00353DAC" w:rsidRDefault="00353DAC" w:rsidP="01EC06C8">
      <w:pPr>
        <w:ind w:firstLine="0"/>
      </w:pPr>
    </w:p>
    <w:p w14:paraId="72605317" w14:textId="2D523C7B" w:rsidR="00353DAC" w:rsidRDefault="00353DAC" w:rsidP="01EC06C8">
      <w:pPr>
        <w:ind w:firstLine="0"/>
      </w:pPr>
    </w:p>
    <w:p w14:paraId="46E70CA8" w14:textId="57766CF7" w:rsidR="00353DAC" w:rsidRDefault="00353DAC" w:rsidP="01EC06C8">
      <w:pPr>
        <w:ind w:firstLine="0"/>
      </w:pPr>
    </w:p>
    <w:p w14:paraId="753F3344" w14:textId="3E65C7D7" w:rsidR="00353DAC" w:rsidRDefault="00353DAC" w:rsidP="01EC06C8">
      <w:pPr>
        <w:ind w:firstLine="0"/>
      </w:pPr>
    </w:p>
    <w:p w14:paraId="61B060D7" w14:textId="77777777" w:rsidR="00353DAC" w:rsidRDefault="00353DAC" w:rsidP="01EC06C8">
      <w:pPr>
        <w:ind w:firstLine="0"/>
      </w:pPr>
    </w:p>
    <w:p w14:paraId="65AA4F2F" w14:textId="574EEDC5" w:rsidR="62C46ABD" w:rsidRDefault="11F46990" w:rsidP="01EC06C8">
      <w:pPr>
        <w:pStyle w:val="ListParagraph"/>
      </w:pPr>
      <w:r>
        <w:lastRenderedPageBreak/>
        <w:t>Thao tác thực hiện xóa ở bảng danh sách thí sinh:</w:t>
      </w:r>
    </w:p>
    <w:p w14:paraId="53CE2D3A" w14:textId="29AFDC8F" w:rsidR="2C4E3FF3" w:rsidRDefault="11F46990" w:rsidP="2BBEEBEE">
      <w:pPr>
        <w:ind w:firstLine="0"/>
      </w:pPr>
      <w:r>
        <w:rPr>
          <w:noProof/>
        </w:rPr>
        <w:drawing>
          <wp:inline distT="0" distB="0" distL="0" distR="0" wp14:anchorId="64AF5E51" wp14:editId="03083013">
            <wp:extent cx="6124574" cy="3533775"/>
            <wp:effectExtent l="0" t="0" r="0" b="0"/>
            <wp:docPr id="702198995" name="Picture 70219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6124574" cy="3533775"/>
                    </a:xfrm>
                    <a:prstGeom prst="rect">
                      <a:avLst/>
                    </a:prstGeom>
                  </pic:spPr>
                </pic:pic>
              </a:graphicData>
            </a:graphic>
          </wp:inline>
        </w:drawing>
      </w:r>
    </w:p>
    <w:p w14:paraId="7F88AE39" w14:textId="6B542BFA" w:rsidR="66C6361E" w:rsidRDefault="11F46990" w:rsidP="66C6361E">
      <w:pPr>
        <w:ind w:firstLine="0"/>
      </w:pPr>
      <w:r>
        <w:rPr>
          <w:noProof/>
        </w:rPr>
        <w:drawing>
          <wp:inline distT="0" distB="0" distL="0" distR="0" wp14:anchorId="389900D0" wp14:editId="46B86178">
            <wp:extent cx="6124574" cy="1847850"/>
            <wp:effectExtent l="0" t="0" r="0" b="0"/>
            <wp:docPr id="456848259" name="Picture 45684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6124574" cy="1847850"/>
                    </a:xfrm>
                    <a:prstGeom prst="rect">
                      <a:avLst/>
                    </a:prstGeom>
                  </pic:spPr>
                </pic:pic>
              </a:graphicData>
            </a:graphic>
          </wp:inline>
        </w:drawing>
      </w:r>
    </w:p>
    <w:p w14:paraId="0BD8EDBF" w14:textId="5C14598C" w:rsidR="2C4E3FF3" w:rsidRDefault="11F46990" w:rsidP="2C4E3FF3">
      <w:pPr>
        <w:pStyle w:val="ListParagraph"/>
      </w:pPr>
      <w:r>
        <w:t>Kết quả hiện thi sau khi ấn nút Thống Kê:</w:t>
      </w:r>
    </w:p>
    <w:p w14:paraId="035AE46D" w14:textId="71374FC9" w:rsidR="3A6FE0DA" w:rsidRDefault="11F46990" w:rsidP="7E922259">
      <w:pPr>
        <w:ind w:firstLine="0"/>
        <w:jc w:val="center"/>
      </w:pPr>
      <w:r>
        <w:rPr>
          <w:noProof/>
        </w:rPr>
        <w:drawing>
          <wp:inline distT="0" distB="0" distL="0" distR="0" wp14:anchorId="36C32E69" wp14:editId="0704A752">
            <wp:extent cx="4544059" cy="2362530"/>
            <wp:effectExtent l="0" t="0" r="0" b="0"/>
            <wp:docPr id="1084862984" name="Picture 108486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4544059" cy="2362530"/>
                    </a:xfrm>
                    <a:prstGeom prst="rect">
                      <a:avLst/>
                    </a:prstGeom>
                  </pic:spPr>
                </pic:pic>
              </a:graphicData>
            </a:graphic>
          </wp:inline>
        </w:drawing>
      </w:r>
    </w:p>
    <w:p w14:paraId="58D9E246" w14:textId="1A7D8406" w:rsidR="477812A4" w:rsidRDefault="477812A4" w:rsidP="477812A4">
      <w:pPr>
        <w:ind w:firstLine="0"/>
        <w:rPr>
          <w:b/>
          <w:bCs/>
        </w:rPr>
      </w:pPr>
    </w:p>
    <w:p w14:paraId="1FAB2046" w14:textId="316D1E07" w:rsidR="5D0E2AE4" w:rsidRDefault="5D0E2AE4" w:rsidP="7D4EFB5E">
      <w:pPr>
        <w:spacing w:after="0"/>
        <w:ind w:firstLine="0"/>
        <w:jc w:val="left"/>
      </w:pPr>
    </w:p>
    <w:p w14:paraId="19BAE4CF" w14:textId="0A1ECF2F" w:rsidR="0E4D53D6" w:rsidRDefault="0E4D53D6" w:rsidP="0E4D53D6">
      <w:pPr>
        <w:spacing w:after="0"/>
        <w:ind w:firstLine="0"/>
        <w:jc w:val="left"/>
      </w:pPr>
    </w:p>
    <w:p w14:paraId="6B8BEF76" w14:textId="004ACB7B" w:rsidR="00CD3236" w:rsidRPr="00CD3236" w:rsidRDefault="00D207BD" w:rsidP="00E1619A">
      <w:pPr>
        <w:pStyle w:val="Heading1"/>
      </w:pPr>
      <w:bookmarkStart w:id="19" w:name="_Toc178601385"/>
      <w:r>
        <w:lastRenderedPageBreak/>
        <w:t xml:space="preserve">TÀI LIỆU </w:t>
      </w:r>
      <w:r w:rsidRPr="00D207BD">
        <w:t>THAM</w:t>
      </w:r>
      <w:r>
        <w:t xml:space="preserve"> KHẢO</w:t>
      </w:r>
      <w:bookmarkEnd w:id="19"/>
      <w:r w:rsidR="00CD3236">
        <w:fldChar w:fldCharType="begin"/>
      </w:r>
      <w:r w:rsidR="00CD3236">
        <w:instrText xml:space="preserve"> BIBLIOGRAPHY  \l 1033 </w:instrText>
      </w:r>
      <w:r w:rsidR="00CD3236">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6"/>
        <w:gridCol w:w="8693"/>
      </w:tblGrid>
      <w:tr w:rsidR="00CD3236" w14:paraId="2FA3C4E7" w14:textId="77777777">
        <w:trPr>
          <w:divId w:val="1803232299"/>
          <w:tblCellSpacing w:w="15" w:type="dxa"/>
        </w:trPr>
        <w:tc>
          <w:tcPr>
            <w:tcW w:w="50" w:type="pct"/>
            <w:hideMark/>
          </w:tcPr>
          <w:p w14:paraId="0569D224" w14:textId="65CC5955" w:rsidR="00CD3236" w:rsidRDefault="00CD3236">
            <w:pPr>
              <w:pStyle w:val="Bibliography"/>
              <w:rPr>
                <w:noProof/>
                <w:sz w:val="24"/>
                <w:szCs w:val="24"/>
              </w:rPr>
            </w:pPr>
            <w:r>
              <w:rPr>
                <w:noProof/>
              </w:rPr>
              <w:t xml:space="preserve">[1] </w:t>
            </w:r>
          </w:p>
        </w:tc>
        <w:tc>
          <w:tcPr>
            <w:tcW w:w="0" w:type="auto"/>
            <w:hideMark/>
          </w:tcPr>
          <w:p w14:paraId="47AF6ADF" w14:textId="77777777" w:rsidR="00CD3236" w:rsidRDefault="00CD3236" w:rsidP="00CD3236">
            <w:pPr>
              <w:pStyle w:val="Bibliography"/>
              <w:jc w:val="left"/>
              <w:rPr>
                <w:noProof/>
              </w:rPr>
            </w:pPr>
            <w:r>
              <w:rPr>
                <w:noProof/>
              </w:rPr>
              <w:t xml:space="preserve">Microsoft, DataGridView C#, Địa chỉ: https://learn.microsoft.com/en-us/dotnet/api/system.windows.forms.datagridview?view=windowsdesktop-8.0: [Truy cập lần cuối: 23/09/2024]. </w:t>
            </w:r>
          </w:p>
        </w:tc>
      </w:tr>
      <w:tr w:rsidR="00CD3236" w14:paraId="7FA84895" w14:textId="77777777">
        <w:trPr>
          <w:divId w:val="1803232299"/>
          <w:tblCellSpacing w:w="15" w:type="dxa"/>
        </w:trPr>
        <w:tc>
          <w:tcPr>
            <w:tcW w:w="50" w:type="pct"/>
            <w:hideMark/>
          </w:tcPr>
          <w:p w14:paraId="38C5AE3B" w14:textId="77777777" w:rsidR="00CD3236" w:rsidRDefault="00CD3236">
            <w:pPr>
              <w:pStyle w:val="Bibliography"/>
              <w:rPr>
                <w:noProof/>
              </w:rPr>
            </w:pPr>
            <w:r>
              <w:rPr>
                <w:noProof/>
              </w:rPr>
              <w:t xml:space="preserve">[2] </w:t>
            </w:r>
          </w:p>
        </w:tc>
        <w:tc>
          <w:tcPr>
            <w:tcW w:w="0" w:type="auto"/>
            <w:hideMark/>
          </w:tcPr>
          <w:p w14:paraId="12B9DEE2" w14:textId="77777777" w:rsidR="00CD3236" w:rsidRDefault="00CD3236" w:rsidP="00CD3236">
            <w:pPr>
              <w:pStyle w:val="Bibliography"/>
              <w:jc w:val="left"/>
              <w:rPr>
                <w:noProof/>
              </w:rPr>
            </w:pPr>
            <w:r>
              <w:rPr>
                <w:noProof/>
              </w:rPr>
              <w:t xml:space="preserve">Microsoft, Microsoft Window Form C#, Địa chỉ: https://learn.microsoft.com/en-us/dotnet/api/system.windows.forms?view=windowsdesktop-8.0: [Truy cập lần cuối: 23/09/2024]. </w:t>
            </w:r>
          </w:p>
        </w:tc>
      </w:tr>
    </w:tbl>
    <w:p w14:paraId="75F57D14" w14:textId="77777777" w:rsidR="00CD3236" w:rsidRDefault="00CD3236">
      <w:pPr>
        <w:divId w:val="1803232299"/>
        <w:rPr>
          <w:rFonts w:eastAsia="Times New Roman"/>
          <w:noProof/>
        </w:rPr>
      </w:pPr>
    </w:p>
    <w:p w14:paraId="44E554B1" w14:textId="7A332F59" w:rsidR="00BC346C" w:rsidRPr="00406CB3" w:rsidRDefault="00CD3236" w:rsidP="00E1619A">
      <w:pPr>
        <w:ind w:firstLine="0"/>
      </w:pPr>
      <w:r>
        <w:fldChar w:fldCharType="end"/>
      </w:r>
      <w:r w:rsidR="0083584E">
        <w:br/>
      </w:r>
      <w:r w:rsidR="0083584E">
        <w:br/>
      </w:r>
      <w:r w:rsidR="0083584E">
        <w:br/>
      </w:r>
      <w:r w:rsidR="0083584E">
        <w:br/>
      </w:r>
      <w:r w:rsidR="0083584E">
        <w:br/>
      </w:r>
      <w:r w:rsidR="0083584E">
        <w:br/>
      </w:r>
      <w:r w:rsidR="0083584E">
        <w:br/>
      </w:r>
      <w:r w:rsidR="0083584E">
        <w:br/>
      </w:r>
      <w:r w:rsidR="0083584E">
        <w:br/>
      </w:r>
      <w:r w:rsidR="0083584E">
        <w:br/>
      </w:r>
    </w:p>
    <w:sectPr w:rsidR="00BC346C" w:rsidRPr="00406CB3" w:rsidSect="00AB56E4">
      <w:headerReference w:type="default" r:id="rId94"/>
      <w:footerReference w:type="default" r:id="rId95"/>
      <w:headerReference w:type="first" r:id="rId96"/>
      <w:pgSz w:w="11907" w:h="16839" w:code="9"/>
      <w:pgMar w:top="427" w:right="1134" w:bottom="1134" w:left="1134"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01342B" w14:textId="77777777" w:rsidR="003F4637" w:rsidRDefault="003F4637" w:rsidP="00572592">
      <w:r>
        <w:separator/>
      </w:r>
    </w:p>
  </w:endnote>
  <w:endnote w:type="continuationSeparator" w:id="0">
    <w:p w14:paraId="0919EDB9" w14:textId="77777777" w:rsidR="003F4637" w:rsidRDefault="003F4637" w:rsidP="00572592">
      <w:r>
        <w:continuationSeparator/>
      </w:r>
    </w:p>
  </w:endnote>
  <w:endnote w:type="continuationNotice" w:id="1">
    <w:p w14:paraId="16157208" w14:textId="77777777" w:rsidR="003F4637" w:rsidRDefault="003F463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51D61B4C-B2D5-4341-8070-CBCDA135C5A0}"/>
    <w:embedBold r:id="rId2" w:fontKey="{958A0B5A-856F-496B-AA09-A9714FB2321C}"/>
    <w:embedItalic r:id="rId3" w:fontKey="{B1578148-896A-4141-99FD-4F493819FB54}"/>
    <w:embedBoldItalic r:id="rId4" w:fontKey="{BAF71023-D95B-4014-8A2D-9F6BC4EB4E0A}"/>
  </w:font>
  <w:font w:name="UTM Avo">
    <w:altName w:val="Cambria"/>
    <w:charset w:val="00"/>
    <w:family w:val="roman"/>
    <w:pitch w:val="variable"/>
    <w:sig w:usb0="00000007" w:usb1="00000000" w:usb2="00000000" w:usb3="00000000" w:csb0="00000003" w:csb1="00000000"/>
  </w:font>
  <w:font w:name="Roboto Condensed">
    <w:charset w:val="00"/>
    <w:family w:val="auto"/>
    <w:pitch w:val="variable"/>
    <w:sig w:usb0="E0000AFF" w:usb1="5000217F" w:usb2="00000021" w:usb3="00000000" w:csb0="0000019F" w:csb1="00000000"/>
    <w:embedRegular r:id="rId5" w:fontKey="{1AF50B0A-C07D-4AF5-AE2E-7AEBF3F40D86}"/>
    <w:embedBold r:id="rId6" w:fontKey="{9A024FA2-B278-4075-8024-ACAB33A8DF1D}"/>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VN Viet Sach">
    <w:altName w:val="Cambria"/>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embedRegular r:id="rId7" w:fontKey="{AA69DC46-BD0A-4B5B-8980-2873314D2D35}"/>
    <w:embedBold r:id="rId8" w:fontKey="{FCDF1061-B0EC-4531-A4EB-85D7052F8A9A}"/>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embedRegular r:id="rId9" w:fontKey="{89A9BB30-042D-44DB-9EBB-F2EEB99CB9E0}"/>
  </w:font>
  <w:font w:name="UTM Neo Intel">
    <w:altName w:val="Cambria"/>
    <w:charset w:val="00"/>
    <w:family w:val="roman"/>
    <w:pitch w:val="default"/>
  </w:font>
  <w:font w:name="Consolas">
    <w:panose1 w:val="020B0609020204030204"/>
    <w:charset w:val="00"/>
    <w:family w:val="modern"/>
    <w:pitch w:val="fixed"/>
    <w:sig w:usb0="E00006FF" w:usb1="0000FCFF" w:usb2="00000001" w:usb3="00000000" w:csb0="0000019F" w:csb1="00000000"/>
    <w:embedRegular r:id="rId10" w:fontKey="{979BEC8E-E65B-4ECD-A931-6E27A4AA9AF8}"/>
  </w:font>
  <w:font w:name="Adobe Gothic Std B">
    <w:altName w:val="Yu Gothic"/>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7D1A59" w14:textId="2CB31C65" w:rsidR="00C63CCF" w:rsidRPr="00917EB1" w:rsidRDefault="007440B5" w:rsidP="003D0A0B">
    <w:pPr>
      <w:tabs>
        <w:tab w:val="left" w:pos="4185"/>
        <w:tab w:val="left" w:pos="5862"/>
      </w:tabs>
      <w:ind w:firstLine="0"/>
      <w:rPr>
        <w:sz w:val="22"/>
      </w:rPr>
    </w:pPr>
    <w:r w:rsidRPr="003D0A0B">
      <w:rPr>
        <w:rFonts w:ascii="UTM Avo" w:hAnsi="UTM Avo"/>
        <w:noProof/>
        <w:sz w:val="22"/>
      </w:rPr>
      <mc:AlternateContent>
        <mc:Choice Requires="wps">
          <w:drawing>
            <wp:anchor distT="36576" distB="36576" distL="36576" distR="36576" simplePos="0" relativeHeight="251658242" behindDoc="1" locked="0" layoutInCell="1" allowOverlap="1" wp14:anchorId="0F21886A" wp14:editId="214CC24D">
              <wp:simplePos x="0" y="0"/>
              <wp:positionH relativeFrom="page">
                <wp:align>left</wp:align>
              </wp:positionH>
              <wp:positionV relativeFrom="bottomMargin">
                <wp:posOffset>0</wp:posOffset>
              </wp:positionV>
              <wp:extent cx="299085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67A63274" w:rsidR="00C63CCF" w:rsidRPr="00917EB1" w:rsidRDefault="00C63CCF" w:rsidP="007440B5">
                          <w:pPr>
                            <w:ind w:firstLine="0"/>
                            <w:jc w:val="right"/>
                            <w:rPr>
                              <w:b/>
                              <w:i/>
                              <w:sz w:val="20"/>
                              <w:szCs w:val="20"/>
                            </w:rPr>
                          </w:pPr>
                          <w:r w:rsidRPr="00917EB1">
                            <w:rPr>
                              <w:b/>
                              <w:i/>
                              <w:sz w:val="20"/>
                              <w:szCs w:val="20"/>
                            </w:rPr>
                            <w:t xml:space="preserve">   </w:t>
                          </w:r>
                          <w:r w:rsidR="00BE473B" w:rsidRPr="00917EB1">
                            <w:rPr>
                              <w:b/>
                              <w:i/>
                              <w:sz w:val="20"/>
                              <w:szCs w:val="20"/>
                            </w:rPr>
                            <w:t>Khoa Mạng máy tính</w:t>
                          </w:r>
                          <w:r w:rsidR="007440B5" w:rsidRPr="00917EB1">
                            <w:rPr>
                              <w:b/>
                              <w:i/>
                              <w:sz w:val="20"/>
                              <w:szCs w:val="20"/>
                            </w:rPr>
                            <w:t xml:space="preserve"> </w:t>
                          </w:r>
                          <w:r w:rsidR="003D0A0B" w:rsidRPr="00917EB1">
                            <w:rPr>
                              <w:b/>
                              <w:i/>
                              <w:sz w:val="20"/>
                              <w:szCs w:val="20"/>
                            </w:rPr>
                            <w:t>và</w:t>
                          </w:r>
                          <w:r w:rsidR="00BE473B" w:rsidRPr="00917EB1">
                            <w:rPr>
                              <w:b/>
                              <w:i/>
                              <w:sz w:val="20"/>
                              <w:szCs w:val="20"/>
                            </w:rPr>
                            <w:t xml:space="preserve">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left:0;text-align:left;margin-left:0;margin-top:0;width:235.5pt;height:38.25pt;z-index:-251658238;visibility:visible;mso-wrap-style:square;mso-width-percent:0;mso-height-percent:0;mso-wrap-distance-left:2.88pt;mso-wrap-distance-top:2.88pt;mso-wrap-distance-right:2.88pt;mso-wrap-distance-bottom:2.88pt;mso-position-horizontal:left;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" filled="f" fillcolor="#fffffe" stroked="f" strokecolor="#212120" insetpen="t">
              <v:textbox inset="2.88pt,2.88pt,2.88pt,2.88pt">
                <w:txbxContent>
                  <w:p w14:paraId="302FF339" w14:textId="67A63274" w:rsidR="00C63CCF" w:rsidRPr="00917EB1" w:rsidRDefault="00C63CCF" w:rsidP="007440B5">
                    <w:pPr>
                      <w:ind w:firstLine="0"/>
                      <w:jc w:val="right"/>
                      <w:rPr>
                        <w:b/>
                        <w:i/>
                        <w:sz w:val="20"/>
                        <w:szCs w:val="20"/>
                      </w:rPr>
                    </w:pPr>
                    <w:r w:rsidRPr="00917EB1">
                      <w:rPr>
                        <w:b/>
                        <w:i/>
                        <w:sz w:val="20"/>
                        <w:szCs w:val="20"/>
                      </w:rPr>
                      <w:t xml:space="preserve">   </w:t>
                    </w:r>
                    <w:r w:rsidR="00BE473B" w:rsidRPr="00917EB1">
                      <w:rPr>
                        <w:b/>
                        <w:i/>
                        <w:sz w:val="20"/>
                        <w:szCs w:val="20"/>
                      </w:rPr>
                      <w:t>Khoa Mạng máy tính</w:t>
                    </w:r>
                    <w:r w:rsidR="007440B5" w:rsidRPr="00917EB1">
                      <w:rPr>
                        <w:b/>
                        <w:i/>
                        <w:sz w:val="20"/>
                        <w:szCs w:val="20"/>
                      </w:rPr>
                      <w:t xml:space="preserve"> </w:t>
                    </w:r>
                    <w:r w:rsidR="003D0A0B" w:rsidRPr="00917EB1">
                      <w:rPr>
                        <w:b/>
                        <w:i/>
                        <w:sz w:val="20"/>
                        <w:szCs w:val="20"/>
                      </w:rPr>
                      <w:t>và</w:t>
                    </w:r>
                    <w:r w:rsidR="00BE473B" w:rsidRPr="00917EB1">
                      <w:rPr>
                        <w:b/>
                        <w:i/>
                        <w:sz w:val="20"/>
                        <w:szCs w:val="20"/>
                      </w:rPr>
                      <w:t xml:space="preserve"> Truyền thông</w:t>
                    </w:r>
                  </w:p>
                </w:txbxContent>
              </v:textbox>
              <w10:wrap anchorx="page" anchory="margin"/>
            </v:shape>
          </w:pict>
        </mc:Fallback>
      </mc:AlternateContent>
    </w:r>
    <w:r w:rsidRPr="003D0A0B">
      <w:rPr>
        <w:rFonts w:ascii="UTM Avo" w:hAnsi="UTM Avo"/>
        <w:noProof/>
        <w:sz w:val="22"/>
      </w:rPr>
      <mc:AlternateContent>
        <mc:Choice Requires="wps">
          <w:drawing>
            <wp:anchor distT="36576" distB="36576" distL="36576" distR="36576" simplePos="0" relativeHeight="251658241" behindDoc="1" locked="0" layoutInCell="1" allowOverlap="1" wp14:anchorId="7FA10797" wp14:editId="587190B6">
              <wp:simplePos x="0" y="0"/>
              <wp:positionH relativeFrom="page">
                <wp:posOffset>2886075</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68203D3" id="Line 27" o:spid="_x0000_s1026" style="position:absolute;flip:x;z-index:-251658239;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227.25pt,780pt" to="254.25pt,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" strokecolor="#212120" strokeweight=".5pt">
              <v:shadow color="#dcd6d4"/>
              <w10:wrap anchorx="page" anchory="page"/>
            </v:line>
          </w:pict>
        </mc:Fallback>
      </mc:AlternateContent>
    </w:r>
    <w:r w:rsidR="00C63CCF" w:rsidRPr="003D0A0B">
      <w:rPr>
        <w:rFonts w:ascii="UTM Avo" w:hAnsi="UTM Avo"/>
        <w:noProof/>
        <w:sz w:val="22"/>
      </w:rPr>
      <mc:AlternateContent>
        <mc:Choice Requires="wps">
          <w:drawing>
            <wp:anchor distT="36576" distB="36576" distL="36576" distR="36576" simplePos="0" relativeHeight="251658240" behindDoc="1" locked="0" layoutInCell="1" allowOverlap="1" wp14:anchorId="1F7EE860" wp14:editId="6E0709B1">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92BAA0F" id="Line 26" o:spid="_x0000_s1026" style="position:absolute;z-index:-251658240;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3D0A0B">
      <w:rPr>
        <w:rFonts w:ascii="UTM Avo" w:hAnsi="UTM Avo"/>
        <w:noProof/>
        <w:sz w:val="22"/>
      </w:rPr>
      <mc:AlternateContent>
        <mc:Choice Requires="wps">
          <w:drawing>
            <wp:anchor distT="36576" distB="36576" distL="36576" distR="36576" simplePos="0" relativeHeight="251658243" behindDoc="1" locked="0" layoutInCell="1" allowOverlap="1" wp14:anchorId="4B71B51C" wp14:editId="643DCD15">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8302A39" w14:textId="17D1D14F" w:rsidR="00BE473B" w:rsidRPr="007440B5" w:rsidRDefault="003D0A0B" w:rsidP="00736266">
                          <w:pPr>
                            <w:jc w:val="right"/>
                            <w:rPr>
                              <w:rFonts w:ascii="Roboto Condensed" w:hAnsi="Roboto Condensed"/>
                              <w:color w:val="808080" w:themeColor="background1" w:themeShade="80"/>
                              <w:sz w:val="28"/>
                              <w:szCs w:val="28"/>
                            </w:rPr>
                          </w:pPr>
                          <w:r w:rsidRPr="007440B5">
                            <w:rPr>
                              <w:rFonts w:ascii="Roboto Condensed" w:hAnsi="Roboto Condensed"/>
                              <w:color w:val="808080" w:themeColor="background1" w:themeShade="80"/>
                              <w:sz w:val="28"/>
                              <w:szCs w:val="28"/>
                            </w:rPr>
                            <w:t>BÁO CÁO THỰC HÀNH</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left:0;text-align:left;margin-left:212.25pt;margin-top:785.25pt;width:5in;height:43.5pt;z-index:-251658237;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" filled="f" fillcolor="#fffffe" stroked="f" strokecolor="#212120" insetpen="t">
              <v:textbox inset="2.88pt,2.88pt,2.88pt,2.88pt">
                <w:txbxContent>
                  <w:p w14:paraId="58302A39" w14:textId="17D1D14F" w:rsidR="00BE473B" w:rsidRPr="007440B5" w:rsidRDefault="003D0A0B" w:rsidP="00736266">
                    <w:pPr>
                      <w:jc w:val="right"/>
                      <w:rPr>
                        <w:rFonts w:ascii="Roboto Condensed" w:hAnsi="Roboto Condensed"/>
                        <w:color w:val="808080" w:themeColor="background1" w:themeShade="80"/>
                        <w:sz w:val="28"/>
                        <w:szCs w:val="28"/>
                      </w:rPr>
                    </w:pPr>
                    <w:r w:rsidRPr="007440B5">
                      <w:rPr>
                        <w:rFonts w:ascii="Roboto Condensed" w:hAnsi="Roboto Condensed"/>
                        <w:color w:val="808080" w:themeColor="background1" w:themeShade="80"/>
                        <w:sz w:val="28"/>
                        <w:szCs w:val="28"/>
                      </w:rPr>
                      <w:t>BÁO CÁO THỰC HÀNH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5A9EC8" w14:textId="77777777" w:rsidR="003F4637" w:rsidRDefault="003F4637" w:rsidP="00572592">
      <w:r>
        <w:separator/>
      </w:r>
    </w:p>
  </w:footnote>
  <w:footnote w:type="continuationSeparator" w:id="0">
    <w:p w14:paraId="7C3B7F92" w14:textId="77777777" w:rsidR="003F4637" w:rsidRDefault="003F4637" w:rsidP="00572592">
      <w:r>
        <w:continuationSeparator/>
      </w:r>
    </w:p>
  </w:footnote>
  <w:footnote w:type="continuationNotice" w:id="1">
    <w:p w14:paraId="5BB8BAD2" w14:textId="77777777" w:rsidR="003F4637" w:rsidRDefault="003F463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95C21D" w14:textId="53DEF8CF" w:rsidR="00C63CCF" w:rsidRPr="00564A79" w:rsidRDefault="007440B5" w:rsidP="008F5960">
    <w:pPr>
      <w:pStyle w:val="Header"/>
      <w:tabs>
        <w:tab w:val="clear" w:pos="4680"/>
        <w:tab w:val="clear" w:pos="9360"/>
        <w:tab w:val="left" w:pos="8222"/>
      </w:tabs>
      <w:ind w:left="-567" w:firstLine="0"/>
      <w:rPr>
        <w:rFonts w:ascii="Roboto Condensed" w:eastAsia="Adobe Gothic Std B" w:hAnsi="Roboto Condensed"/>
        <w:b/>
        <w:color w:val="2E74B5" w:themeColor="accent1" w:themeShade="BF"/>
      </w:rPr>
    </w:pPr>
    <w:r w:rsidRPr="00564A79">
      <w:rPr>
        <w:rFonts w:ascii="Roboto Condensed" w:eastAsia="Adobe Gothic Std B" w:hAnsi="Roboto Condensed"/>
        <w:b/>
        <w:noProof/>
        <w:color w:val="2E74B5" w:themeColor="accent1" w:themeShade="BF"/>
      </w:rPr>
      <mc:AlternateContent>
        <mc:Choice Requires="wps">
          <w:drawing>
            <wp:anchor distT="0" distB="0" distL="114300" distR="114300" simplePos="0" relativeHeight="251658246" behindDoc="0" locked="0" layoutInCell="1" allowOverlap="1" wp14:anchorId="2BB34280" wp14:editId="7D7E3488">
              <wp:simplePos x="0" y="0"/>
              <wp:positionH relativeFrom="page">
                <wp:align>left</wp:align>
              </wp:positionH>
              <wp:positionV relativeFrom="paragraph">
                <wp:posOffset>187052</wp:posOffset>
              </wp:positionV>
              <wp:extent cx="211455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F83E593" id="Straight Connector 29" o:spid="_x0000_s1026" style="position:absolute;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75pt" to="16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" strokecolor="#4472c4 [3208]" strokeweight=".5pt">
              <v:stroke joinstyle="miter"/>
              <w10:wrap anchorx="page"/>
            </v:line>
          </w:pict>
        </mc:Fallback>
      </mc:AlternateContent>
    </w:r>
    <w:r w:rsidR="00276095" w:rsidRPr="00564A79">
      <w:rPr>
        <w:rFonts w:ascii="Roboto Condensed" w:eastAsia="Adobe Gothic Std B" w:hAnsi="Roboto Condensed"/>
        <w:b/>
        <w:noProof/>
        <w:color w:val="2E74B5" w:themeColor="accent1" w:themeShade="BF"/>
      </w:rPr>
      <mc:AlternateContent>
        <mc:Choice Requires="wpg">
          <w:drawing>
            <wp:anchor distT="0" distB="0" distL="114300" distR="114300" simplePos="0" relativeHeight="251658244" behindDoc="0" locked="0" layoutInCell="0" allowOverlap="1" wp14:anchorId="18916CE2" wp14:editId="0A38B0F8">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F7A7162" w:rsidR="00C63CCF" w:rsidRPr="00745DB1" w:rsidRDefault="00C63CCF" w:rsidP="00985EDF">
                            <w:pPr>
                              <w:pStyle w:val="NoSpacing"/>
                              <w:jc w:val="right"/>
                              <w:rPr>
                                <w:rFonts w:ascii="Roboto Condensed" w:hAnsi="Roboto Condensed"/>
                              </w:rPr>
                            </w:pPr>
                            <w:r w:rsidRPr="00745DB1">
                              <w:rPr>
                                <w:rFonts w:ascii="Roboto Condensed" w:hAnsi="Roboto Condensed"/>
                                <w:sz w:val="18"/>
                              </w:rPr>
                              <w:fldChar w:fldCharType="begin"/>
                            </w:r>
                            <w:r w:rsidRPr="00745DB1">
                              <w:rPr>
                                <w:rFonts w:ascii="Roboto Condensed" w:hAnsi="Roboto Condensed"/>
                                <w:sz w:val="18"/>
                              </w:rPr>
                              <w:instrText xml:space="preserve"> PAGE    \* MERGEFORMAT </w:instrText>
                            </w:r>
                            <w:r w:rsidRPr="00745DB1">
                              <w:rPr>
                                <w:rFonts w:ascii="Roboto Condensed" w:hAnsi="Roboto Condensed"/>
                                <w:sz w:val="18"/>
                              </w:rPr>
                              <w:fldChar w:fldCharType="separate"/>
                            </w:r>
                            <w:r w:rsidR="0033165A" w:rsidRPr="0033165A">
                              <w:rPr>
                                <w:rFonts w:ascii="Roboto Condensed" w:hAnsi="Roboto Condensed"/>
                                <w:b/>
                                <w:bCs/>
                                <w:noProof/>
                                <w:color w:val="BF8F00" w:themeColor="accent4" w:themeShade="BF"/>
                                <w:sz w:val="48"/>
                                <w:szCs w:val="52"/>
                              </w:rPr>
                              <w:t>34</w:t>
                            </w:r>
                            <w:r w:rsidRPr="00745DB1">
                              <w:rPr>
                                <w:rFonts w:ascii="Roboto Condensed" w:hAnsi="Roboto Condensed"/>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left:0;text-align:left;margin-left:547.8pt;margin-top:-36.6pt;width:45.55pt;height:149.8pt;flip:x y;z-index:251658244;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F7A7162" w:rsidR="00C63CCF" w:rsidRPr="00745DB1" w:rsidRDefault="00C63CCF" w:rsidP="00985EDF">
                      <w:pPr>
                        <w:pStyle w:val="NoSpacing"/>
                        <w:jc w:val="right"/>
                        <w:rPr>
                          <w:rFonts w:ascii="Roboto Condensed" w:hAnsi="Roboto Condensed"/>
                        </w:rPr>
                      </w:pPr>
                      <w:r w:rsidRPr="00745DB1">
                        <w:rPr>
                          <w:rFonts w:ascii="Roboto Condensed" w:hAnsi="Roboto Condensed"/>
                          <w:sz w:val="18"/>
                        </w:rPr>
                        <w:fldChar w:fldCharType="begin"/>
                      </w:r>
                      <w:r w:rsidRPr="00745DB1">
                        <w:rPr>
                          <w:rFonts w:ascii="Roboto Condensed" w:hAnsi="Roboto Condensed"/>
                          <w:sz w:val="18"/>
                        </w:rPr>
                        <w:instrText xml:space="preserve"> PAGE    \* MERGEFORMAT </w:instrText>
                      </w:r>
                      <w:r w:rsidRPr="00745DB1">
                        <w:rPr>
                          <w:rFonts w:ascii="Roboto Condensed" w:hAnsi="Roboto Condensed"/>
                          <w:sz w:val="18"/>
                        </w:rPr>
                        <w:fldChar w:fldCharType="separate"/>
                      </w:r>
                      <w:r w:rsidR="0033165A" w:rsidRPr="0033165A">
                        <w:rPr>
                          <w:rFonts w:ascii="Roboto Condensed" w:hAnsi="Roboto Condensed"/>
                          <w:b/>
                          <w:bCs/>
                          <w:noProof/>
                          <w:color w:val="BF8F00" w:themeColor="accent4" w:themeShade="BF"/>
                          <w:sz w:val="48"/>
                          <w:szCs w:val="52"/>
                        </w:rPr>
                        <w:t>34</w:t>
                      </w:r>
                      <w:r w:rsidRPr="00745DB1">
                        <w:rPr>
                          <w:rFonts w:ascii="Roboto Condensed" w:hAnsi="Roboto Condensed"/>
                          <w:b/>
                          <w:bCs/>
                          <w:noProof/>
                          <w:color w:val="BF8F00" w:themeColor="accent4" w:themeShade="BF"/>
                          <w:sz w:val="48"/>
                          <w:szCs w:val="52"/>
                        </w:rPr>
                        <w:fldChar w:fldCharType="end"/>
                      </w:r>
                    </w:p>
                  </w:txbxContent>
                </v:textbox>
              </v:rect>
              <w10:wrap anchorx="page" anchory="margin"/>
            </v:group>
          </w:pict>
        </mc:Fallback>
      </mc:AlternateContent>
    </w:r>
    <w:sdt>
      <w:sdtPr>
        <w:rPr>
          <w:rFonts w:ascii="Roboto Condensed" w:eastAsia="Adobe Gothic Std B" w:hAnsi="Roboto Condensed"/>
          <w:b/>
          <w:color w:val="2E74B5" w:themeColor="accent1" w:themeShade="BF"/>
        </w:rPr>
        <w:alias w:val="Title"/>
        <w:tag w:val=""/>
        <w:id w:val="-593548621"/>
        <w:placeholder>
          <w:docPart w:val="B2F9F546ABD148758F73D3DD2DF45CA3"/>
        </w:placeholder>
        <w:dataBinding w:prefixMappings="xmlns:ns0='http://purl.org/dc/elements/1.1/' xmlns:ns1='http://schemas.openxmlformats.org/package/2006/metadata/core-properties' " w:xpath="/ns1:coreProperties[1]/ns0:title[1]" w:storeItemID="{6C3C8BC8-F283-45AE-878A-BAB7291924A1}"/>
        <w:text/>
      </w:sdtPr>
      <w:sdtEndPr/>
      <w:sdtContent>
        <w:r w:rsidR="0083584E">
          <w:rPr>
            <w:rFonts w:ascii="Roboto Condensed" w:eastAsia="Adobe Gothic Std B" w:hAnsi="Roboto Condensed"/>
            <w:b/>
            <w:color w:val="2E74B5" w:themeColor="accent1" w:themeShade="BF"/>
          </w:rPr>
          <w:t>Bài thực hành số 01: Lập trình c# và Windowns Form cơ bản</w:t>
        </w:r>
      </w:sdtContent>
    </w:sdt>
    <w:r w:rsidR="008F5960" w:rsidRPr="00564A79">
      <w:rPr>
        <w:rFonts w:ascii="Roboto Condensed" w:eastAsia="Adobe Gothic Std B" w:hAnsi="Roboto Condensed"/>
        <w:b/>
        <w:color w:val="2E74B5" w:themeColor="accent1" w:themeShade="BF"/>
      </w:rPr>
      <w:t xml:space="preserve"> </w:t>
    </w:r>
    <w:r w:rsidR="00276095" w:rsidRPr="00564A79">
      <w:rPr>
        <w:rFonts w:ascii="Roboto Condensed" w:eastAsia="Adobe Gothic Std B" w:hAnsi="Roboto Condensed"/>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821" w:type="dxa"/>
      <w:tblBorders>
        <w:top w:val="none" w:sz="0" w:space="0" w:color="auto"/>
        <w:left w:val="none" w:sz="0" w:space="0" w:color="auto"/>
        <w:bottom w:val="none" w:sz="0" w:space="0" w:color="auto"/>
        <w:right w:val="none" w:sz="0" w:space="0" w:color="auto"/>
        <w:insideH w:val="none" w:sz="0" w:space="0" w:color="auto"/>
        <w:insideV w:val="single" w:sz="18" w:space="0" w:color="1F4E79" w:themeColor="accent1" w:themeShade="80"/>
      </w:tblBorders>
      <w:tblLook w:val="04A0" w:firstRow="1" w:lastRow="0" w:firstColumn="1" w:lastColumn="0" w:noHBand="0" w:noVBand="1"/>
    </w:tblPr>
    <w:tblGrid>
      <w:gridCol w:w="1866"/>
      <w:gridCol w:w="7177"/>
    </w:tblGrid>
    <w:tr w:rsidR="00D71A83" w14:paraId="2BC0314D" w14:textId="77777777" w:rsidTr="00BC346C">
      <w:trPr>
        <w:trHeight w:val="567"/>
      </w:trPr>
      <w:tc>
        <w:tcPr>
          <w:tcW w:w="1866" w:type="dxa"/>
          <w:vAlign w:val="center"/>
        </w:tcPr>
        <w:p w14:paraId="46DC3904" w14:textId="6C00A3E1" w:rsidR="00D71A83" w:rsidRPr="0064451F" w:rsidRDefault="00D71A83" w:rsidP="00D71A83">
          <w:pPr>
            <w:ind w:firstLine="0"/>
            <w:jc w:val="center"/>
            <w:rPr>
              <w:rFonts w:ascii="Roboto Condensed" w:hAnsi="Roboto Condensed"/>
            </w:rPr>
          </w:pPr>
          <w:r w:rsidRPr="0064451F">
            <w:rPr>
              <w:rFonts w:ascii="Roboto Condensed" w:hAnsi="Roboto Condensed"/>
              <w:b/>
              <w:bCs/>
              <w:noProof/>
            </w:rPr>
            <mc:AlternateContent>
              <mc:Choice Requires="wpg">
                <w:drawing>
                  <wp:inline distT="0" distB="0" distL="0" distR="0" wp14:anchorId="1B30D7B0" wp14:editId="558178DE">
                    <wp:extent cx="799186" cy="368295"/>
                    <wp:effectExtent l="0" t="0" r="1270" b="0"/>
                    <wp:docPr id="5" name="Group 5"/>
                    <wp:cNvGraphicFramePr/>
                    <a:graphic xmlns:a="http://schemas.openxmlformats.org/drawingml/2006/main">
                      <a:graphicData uri="http://schemas.microsoft.com/office/word/2010/wordprocessingGroup">
                        <wpg:wgp>
                          <wpg:cNvGrpSpPr/>
                          <wpg:grpSpPr>
                            <a:xfrm>
                              <a:off x="0" y="0"/>
                              <a:ext cx="799186" cy="368295"/>
                              <a:chOff x="90029" y="302533"/>
                              <a:chExt cx="2695944" cy="1242773"/>
                            </a:xfrm>
                          </wpg:grpSpPr>
                          <pic:pic xmlns:pic="http://schemas.openxmlformats.org/drawingml/2006/picture">
                            <pic:nvPicPr>
                              <pic:cNvPr id="3"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6059" t="16542" b="15501"/>
                              <a:stretch/>
                            </pic:blipFill>
                            <pic:spPr bwMode="auto">
                              <a:xfrm>
                                <a:off x="90029" y="302533"/>
                                <a:ext cx="1395871" cy="1242773"/>
                              </a:xfrm>
                              <a:prstGeom prst="rect">
                                <a:avLst/>
                              </a:prstGeom>
                              <a:noFill/>
                              <a:ln>
                                <a:noFill/>
                              </a:ln>
                            </pic:spPr>
                          </pic:pic>
                          <pic:pic xmlns:pic="http://schemas.openxmlformats.org/drawingml/2006/picture">
                            <pic:nvPicPr>
                              <pic:cNvPr id="4" name="Picture 4"/>
                              <pic:cNvPicPr>
                                <a:picLocks noChangeAspect="1"/>
                              </pic:cNvPicPr>
                            </pic:nvPicPr>
                            <pic:blipFill rotWithShape="1">
                              <a:blip r:embed="rId2" cstate="print">
                                <a:extLst>
                                  <a:ext uri="{28A0092B-C50C-407E-A947-70E740481C1C}">
                                    <a14:useLocalDpi xmlns:a14="http://schemas.microsoft.com/office/drawing/2010/main" val="0"/>
                                  </a:ext>
                                </a:extLst>
                              </a:blip>
                              <a:srcRect t="17450" b="16541"/>
                              <a:stretch/>
                            </pic:blipFill>
                            <pic:spPr bwMode="auto">
                              <a:xfrm>
                                <a:off x="1509623" y="336384"/>
                                <a:ext cx="1276350" cy="1207169"/>
                              </a:xfrm>
                              <a:prstGeom prst="rect">
                                <a:avLst/>
                              </a:prstGeom>
                              <a:noFill/>
                              <a:ln>
                                <a:noFill/>
                              </a:ln>
                            </pic:spPr>
                          </pic:pic>
                        </wpg:wg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F50A247" id="Group 5" o:spid="_x0000_s1026" style="width:62.95pt;height:29pt;mso-position-horizontal-relative:char;mso-position-vertical-relative:line" coordorigin="900,3025" coordsize="26959,12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00;top:3025;width:13959;height:1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">
                      <v:imagedata r:id="rId3" o:title="" croptop="10841f" cropbottom="10159f" cropleft="3971f"/>
                    </v:shape>
                    <v:shape id="Picture 4" o:spid="_x0000_s1028" type="#_x0000_t75" style="position:absolute;left:15096;top:3363;width:12763;height:1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">
                      <v:imagedata r:id="rId4" o:title="" croptop="11436f" cropbottom="10840f"/>
                    </v:shape>
                    <w10:anchorlock/>
                  </v:group>
                </w:pict>
              </mc:Fallback>
            </mc:AlternateContent>
          </w:r>
        </w:p>
      </w:tc>
      <w:tc>
        <w:tcPr>
          <w:tcW w:w="7177" w:type="dxa"/>
          <w:vAlign w:val="center"/>
        </w:tcPr>
        <w:p w14:paraId="09841903" w14:textId="0D8E8014" w:rsidR="00D71A83" w:rsidRPr="00096AF9" w:rsidRDefault="00D71A83" w:rsidP="00BC346C">
          <w:pPr>
            <w:spacing w:after="0"/>
            <w:ind w:firstLine="0"/>
            <w:jc w:val="left"/>
            <w:rPr>
              <w:rFonts w:ascii="Roboto Condensed" w:hAnsi="Roboto Condensed"/>
            </w:rPr>
          </w:pPr>
          <w:r w:rsidRPr="00096AF9">
            <w:rPr>
              <w:rFonts w:ascii="Roboto Condensed" w:hAnsi="Roboto Condensed"/>
              <w:color w:val="01579B"/>
              <w:sz w:val="25"/>
              <w:szCs w:val="25"/>
            </w:rPr>
            <w:t>TRƯỜNG ĐẠI HỌC CÔNG NGHỆ THÔNG TIN</w:t>
          </w:r>
          <w:r w:rsidR="00096AF9" w:rsidRPr="00096AF9">
            <w:rPr>
              <w:rFonts w:ascii="Roboto Condensed" w:hAnsi="Roboto Condensed"/>
              <w:color w:val="01579B"/>
              <w:sz w:val="25"/>
              <w:szCs w:val="25"/>
            </w:rPr>
            <w:t xml:space="preserve"> – ĐHQG-HCM</w:t>
          </w:r>
          <w:r w:rsidRPr="00096AF9">
            <w:rPr>
              <w:rFonts w:ascii="Roboto Condensed" w:hAnsi="Roboto Condensed"/>
              <w:color w:val="01579B"/>
              <w:sz w:val="28"/>
              <w:szCs w:val="28"/>
            </w:rPr>
            <w:br/>
          </w:r>
          <w:r w:rsidRPr="00096AF9">
            <w:rPr>
              <w:rFonts w:ascii="Roboto Condensed" w:hAnsi="Roboto Condensed"/>
              <w:b/>
              <w:bCs/>
              <w:color w:val="01579B"/>
              <w:sz w:val="32"/>
              <w:szCs w:val="32"/>
            </w:rPr>
            <w:t>KHOA MẠNG MÁY TÍNH VÀ TRUYỀN THÔNG</w:t>
          </w:r>
        </w:p>
      </w:tc>
    </w:tr>
  </w:tbl>
  <w:p w14:paraId="04582B31" w14:textId="423F9265" w:rsidR="00D71A83" w:rsidRPr="00D71A83" w:rsidRDefault="00AA2727" w:rsidP="00D71A83">
    <w:r w:rsidRPr="00A403AA">
      <w:rPr>
        <w:rFonts w:eastAsia="Adobe Gothic Std B"/>
        <w:b/>
        <w:noProof/>
        <w:color w:val="A6A6A6" w:themeColor="background1" w:themeShade="A6"/>
        <w:sz w:val="24"/>
        <w:szCs w:val="24"/>
      </w:rPr>
      <mc:AlternateContent>
        <mc:Choice Requires="wpg">
          <w:drawing>
            <wp:anchor distT="0" distB="0" distL="114300" distR="114300" simplePos="0" relativeHeight="251658245" behindDoc="1" locked="0" layoutInCell="1" allowOverlap="1" wp14:anchorId="31F19DA2" wp14:editId="4AD174D1">
              <wp:simplePos x="0" y="0"/>
              <wp:positionH relativeFrom="page">
                <wp:align>right</wp:align>
              </wp:positionH>
              <wp:positionV relativeFrom="page">
                <wp:align>top</wp:align>
              </wp:positionV>
              <wp:extent cx="2212475" cy="1782128"/>
              <wp:effectExtent l="0" t="0" r="0" b="889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212475" cy="1782128"/>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B23198B" id="Group 35" o:spid="_x0000_s1026" style="position:absolute;margin-left:123pt;margin-top:0;width:174.2pt;height:140.35pt;flip:x;z-index:-251658235;mso-position-horizontal:right;mso-position-horizontal-relative:page;mso-position-vertical:top;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hwQAAANsAAAAPAAAAZHJzL2Rvd25yZXYueG1sRE9La8JA&#10;EL4X/A/LCN7qRpE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FWP6qH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p>
  <w:p w14:paraId="65D3D00F" w14:textId="357E25CD" w:rsidR="00A403AA" w:rsidRPr="00113817" w:rsidRDefault="00A403AA" w:rsidP="00113817">
    <w:pPr>
      <w:pStyle w:val="Header"/>
      <w:ind w:right="-709"/>
      <w:rPr>
        <w:b/>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41FB"/>
    <w:multiLevelType w:val="hybridMultilevel"/>
    <w:tmpl w:val="EC2CD54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8612CC"/>
    <w:multiLevelType w:val="hybridMultilevel"/>
    <w:tmpl w:val="71CABAFA"/>
    <w:lvl w:ilvl="0" w:tplc="04090003">
      <w:start w:val="1"/>
      <w:numFmt w:val="bullet"/>
      <w:lvlText w:val="o"/>
      <w:lvlJc w:val="left"/>
      <w:pPr>
        <w:ind w:left="2367" w:hanging="360"/>
      </w:pPr>
      <w:rPr>
        <w:rFonts w:ascii="Courier New" w:hAnsi="Courier New" w:cs="Courier New"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2" w15:restartNumberingAfterBreak="0">
    <w:nsid w:val="02B87486"/>
    <w:multiLevelType w:val="hybridMultilevel"/>
    <w:tmpl w:val="12FA4E0A"/>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 w15:restartNumberingAfterBreak="0">
    <w:nsid w:val="037B323F"/>
    <w:multiLevelType w:val="hybridMultilevel"/>
    <w:tmpl w:val="40B6D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82305D"/>
    <w:multiLevelType w:val="multilevel"/>
    <w:tmpl w:val="3CA4D696"/>
    <w:styleLink w:val="CurrentList3"/>
    <w:lvl w:ilvl="0">
      <w:start w:val="1"/>
      <w:numFmt w:val="upperLetter"/>
      <w:lvlText w:val="%1."/>
      <w:lvlJc w:val="left"/>
      <w:pPr>
        <w:tabs>
          <w:tab w:val="num" w:pos="397"/>
        </w:tabs>
        <w:ind w:left="0" w:firstLine="397"/>
      </w:pPr>
      <w:rPr>
        <w:rFonts w:hint="default"/>
        <w:b/>
      </w:rPr>
    </w:lvl>
    <w:lvl w:ilvl="1">
      <w:start w:val="1"/>
      <w:numFmt w:val="decimal"/>
      <w:lvlText w:val="%2."/>
      <w:lvlJc w:val="left"/>
      <w:pPr>
        <w:tabs>
          <w:tab w:val="num" w:pos="397"/>
        </w:tabs>
        <w:ind w:left="0" w:firstLine="397"/>
      </w:pPr>
      <w:rPr>
        <w:rFonts w:hint="default"/>
      </w:rPr>
    </w:lvl>
    <w:lvl w:ilvl="2">
      <w:start w:val="1"/>
      <w:numFmt w:val="lowerLetter"/>
      <w:lvlText w:val="%3."/>
      <w:lvlJc w:val="left"/>
      <w:pPr>
        <w:tabs>
          <w:tab w:val="num" w:pos="731"/>
        </w:tabs>
        <w:ind w:left="357" w:firstLine="37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04567C47"/>
    <w:multiLevelType w:val="hybridMultilevel"/>
    <w:tmpl w:val="2C483C04"/>
    <w:lvl w:ilvl="0" w:tplc="2D0EC454">
      <w:start w:val="2"/>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6" w15:restartNumberingAfterBreak="0">
    <w:nsid w:val="0D8268DD"/>
    <w:multiLevelType w:val="hybridMultilevel"/>
    <w:tmpl w:val="E57A00D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0F310CA4"/>
    <w:multiLevelType w:val="hybridMultilevel"/>
    <w:tmpl w:val="5902211C"/>
    <w:lvl w:ilvl="0" w:tplc="04090003">
      <w:start w:val="1"/>
      <w:numFmt w:val="bullet"/>
      <w:lvlText w:val="o"/>
      <w:lvlJc w:val="left"/>
      <w:pPr>
        <w:ind w:left="1361" w:hanging="360"/>
      </w:pPr>
      <w:rPr>
        <w:rFonts w:ascii="Courier New" w:hAnsi="Courier New" w:cs="Courier New" w:hint="default"/>
      </w:rPr>
    </w:lvl>
    <w:lvl w:ilvl="1" w:tplc="04090003" w:tentative="1">
      <w:start w:val="1"/>
      <w:numFmt w:val="bullet"/>
      <w:lvlText w:val="o"/>
      <w:lvlJc w:val="left"/>
      <w:pPr>
        <w:ind w:left="2081" w:hanging="360"/>
      </w:pPr>
      <w:rPr>
        <w:rFonts w:ascii="Courier New" w:hAnsi="Courier New" w:cs="Courier New" w:hint="default"/>
      </w:rPr>
    </w:lvl>
    <w:lvl w:ilvl="2" w:tplc="04090005" w:tentative="1">
      <w:start w:val="1"/>
      <w:numFmt w:val="bullet"/>
      <w:lvlText w:val=""/>
      <w:lvlJc w:val="left"/>
      <w:pPr>
        <w:ind w:left="2801" w:hanging="360"/>
      </w:pPr>
      <w:rPr>
        <w:rFonts w:ascii="Wingdings" w:hAnsi="Wingdings" w:hint="default"/>
      </w:rPr>
    </w:lvl>
    <w:lvl w:ilvl="3" w:tplc="04090001" w:tentative="1">
      <w:start w:val="1"/>
      <w:numFmt w:val="bullet"/>
      <w:lvlText w:val=""/>
      <w:lvlJc w:val="left"/>
      <w:pPr>
        <w:ind w:left="3521" w:hanging="360"/>
      </w:pPr>
      <w:rPr>
        <w:rFonts w:ascii="Symbol" w:hAnsi="Symbol" w:hint="default"/>
      </w:rPr>
    </w:lvl>
    <w:lvl w:ilvl="4" w:tplc="04090003" w:tentative="1">
      <w:start w:val="1"/>
      <w:numFmt w:val="bullet"/>
      <w:lvlText w:val="o"/>
      <w:lvlJc w:val="left"/>
      <w:pPr>
        <w:ind w:left="4241" w:hanging="360"/>
      </w:pPr>
      <w:rPr>
        <w:rFonts w:ascii="Courier New" w:hAnsi="Courier New" w:cs="Courier New" w:hint="default"/>
      </w:rPr>
    </w:lvl>
    <w:lvl w:ilvl="5" w:tplc="04090005" w:tentative="1">
      <w:start w:val="1"/>
      <w:numFmt w:val="bullet"/>
      <w:lvlText w:val=""/>
      <w:lvlJc w:val="left"/>
      <w:pPr>
        <w:ind w:left="4961" w:hanging="360"/>
      </w:pPr>
      <w:rPr>
        <w:rFonts w:ascii="Wingdings" w:hAnsi="Wingdings" w:hint="default"/>
      </w:rPr>
    </w:lvl>
    <w:lvl w:ilvl="6" w:tplc="04090001" w:tentative="1">
      <w:start w:val="1"/>
      <w:numFmt w:val="bullet"/>
      <w:lvlText w:val=""/>
      <w:lvlJc w:val="left"/>
      <w:pPr>
        <w:ind w:left="5681" w:hanging="360"/>
      </w:pPr>
      <w:rPr>
        <w:rFonts w:ascii="Symbol" w:hAnsi="Symbol" w:hint="default"/>
      </w:rPr>
    </w:lvl>
    <w:lvl w:ilvl="7" w:tplc="04090003" w:tentative="1">
      <w:start w:val="1"/>
      <w:numFmt w:val="bullet"/>
      <w:lvlText w:val="o"/>
      <w:lvlJc w:val="left"/>
      <w:pPr>
        <w:ind w:left="6401" w:hanging="360"/>
      </w:pPr>
      <w:rPr>
        <w:rFonts w:ascii="Courier New" w:hAnsi="Courier New" w:cs="Courier New" w:hint="default"/>
      </w:rPr>
    </w:lvl>
    <w:lvl w:ilvl="8" w:tplc="04090005" w:tentative="1">
      <w:start w:val="1"/>
      <w:numFmt w:val="bullet"/>
      <w:lvlText w:val=""/>
      <w:lvlJc w:val="left"/>
      <w:pPr>
        <w:ind w:left="7121" w:hanging="360"/>
      </w:pPr>
      <w:rPr>
        <w:rFonts w:ascii="Wingdings" w:hAnsi="Wingdings" w:hint="default"/>
      </w:rPr>
    </w:lvl>
  </w:abstractNum>
  <w:abstractNum w:abstractNumId="8" w15:restartNumberingAfterBreak="0">
    <w:nsid w:val="0FD6304B"/>
    <w:multiLevelType w:val="hybridMultilevel"/>
    <w:tmpl w:val="637AA87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15B73EB"/>
    <w:multiLevelType w:val="hybridMultilevel"/>
    <w:tmpl w:val="4ACABD50"/>
    <w:lvl w:ilvl="0" w:tplc="ED7E9712">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ED7E9712">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381044"/>
    <w:multiLevelType w:val="hybridMultilevel"/>
    <w:tmpl w:val="F0966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8269C4"/>
    <w:multiLevelType w:val="hybridMultilevel"/>
    <w:tmpl w:val="9D6A9B08"/>
    <w:lvl w:ilvl="0" w:tplc="2D0EC454">
      <w:start w:val="2"/>
      <w:numFmt w:val="bullet"/>
      <w:pStyle w:val="ListParagraph"/>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93669D2"/>
    <w:multiLevelType w:val="hybridMultilevel"/>
    <w:tmpl w:val="9942EF7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95D49BB"/>
    <w:multiLevelType w:val="multilevel"/>
    <w:tmpl w:val="B31CD7AA"/>
    <w:styleLink w:val="CurrentList5"/>
    <w:lvl w:ilvl="0">
      <w:start w:val="1"/>
      <w:numFmt w:val="upperLetter"/>
      <w:lvlText w:val="%1."/>
      <w:lvlJc w:val="left"/>
      <w:pPr>
        <w:tabs>
          <w:tab w:val="num" w:pos="397"/>
        </w:tabs>
        <w:ind w:left="0" w:firstLine="0"/>
      </w:pPr>
      <w:rPr>
        <w:rFonts w:hint="default"/>
        <w:b/>
      </w:rPr>
    </w:lvl>
    <w:lvl w:ilvl="1">
      <w:start w:val="1"/>
      <w:numFmt w:val="decimal"/>
      <w:lvlText w:val="%2."/>
      <w:lvlJc w:val="left"/>
      <w:pPr>
        <w:tabs>
          <w:tab w:val="num" w:pos="397"/>
        </w:tabs>
        <w:ind w:left="0" w:firstLine="0"/>
      </w:pPr>
      <w:rPr>
        <w:rFonts w:hint="default"/>
      </w:rPr>
    </w:lvl>
    <w:lvl w:ilvl="2">
      <w:start w:val="1"/>
      <w:numFmt w:val="lowerLetter"/>
      <w:lvlText w:val="%3."/>
      <w:lvlJc w:val="left"/>
      <w:pPr>
        <w:tabs>
          <w:tab w:val="num" w:pos="731"/>
        </w:tabs>
        <w:ind w:left="357" w:hanging="357"/>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19911242"/>
    <w:multiLevelType w:val="hybridMultilevel"/>
    <w:tmpl w:val="5B16B6F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1A4A409A"/>
    <w:multiLevelType w:val="hybridMultilevel"/>
    <w:tmpl w:val="2E666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D04353"/>
    <w:multiLevelType w:val="multilevel"/>
    <w:tmpl w:val="980214DA"/>
    <w:styleLink w:val="CurrentList4"/>
    <w:lvl w:ilvl="0">
      <w:start w:val="1"/>
      <w:numFmt w:val="upperLetter"/>
      <w:lvlText w:val="%1."/>
      <w:lvlJc w:val="left"/>
      <w:pPr>
        <w:tabs>
          <w:tab w:val="num" w:pos="397"/>
        </w:tabs>
        <w:ind w:left="0" w:firstLine="0"/>
      </w:pPr>
      <w:rPr>
        <w:rFonts w:hint="default"/>
        <w:b/>
      </w:rPr>
    </w:lvl>
    <w:lvl w:ilvl="1">
      <w:start w:val="1"/>
      <w:numFmt w:val="decimal"/>
      <w:lvlText w:val="%2."/>
      <w:lvlJc w:val="left"/>
      <w:pPr>
        <w:ind w:left="0" w:firstLine="0"/>
      </w:pPr>
      <w:rPr>
        <w:rFonts w:hint="default"/>
      </w:rPr>
    </w:lvl>
    <w:lvl w:ilvl="2">
      <w:start w:val="1"/>
      <w:numFmt w:val="lowerLetter"/>
      <w:lvlText w:val="%3."/>
      <w:lvlJc w:val="left"/>
      <w:pPr>
        <w:tabs>
          <w:tab w:val="num" w:pos="731"/>
        </w:tabs>
        <w:ind w:left="357" w:hanging="357"/>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1BE430AB"/>
    <w:multiLevelType w:val="hybridMultilevel"/>
    <w:tmpl w:val="F63AB3E8"/>
    <w:lvl w:ilvl="0" w:tplc="AC7CAAEE">
      <w:start w:val="2"/>
      <w:numFmt w:val="bullet"/>
      <w:lvlText w:val=""/>
      <w:lvlJc w:val="left"/>
      <w:pPr>
        <w:ind w:left="1616" w:hanging="360"/>
      </w:pPr>
      <w:rPr>
        <w:rFonts w:ascii="Symbol" w:eastAsia="Calibri" w:hAnsi="Symbol" w:cs="Times New Roman" w:hint="default"/>
      </w:rPr>
    </w:lvl>
    <w:lvl w:ilvl="1" w:tplc="042A0003" w:tentative="1">
      <w:start w:val="1"/>
      <w:numFmt w:val="bullet"/>
      <w:lvlText w:val="o"/>
      <w:lvlJc w:val="left"/>
      <w:pPr>
        <w:ind w:left="2336" w:hanging="360"/>
      </w:pPr>
      <w:rPr>
        <w:rFonts w:ascii="Courier New" w:hAnsi="Courier New" w:cs="Courier New" w:hint="default"/>
      </w:rPr>
    </w:lvl>
    <w:lvl w:ilvl="2" w:tplc="042A0005" w:tentative="1">
      <w:start w:val="1"/>
      <w:numFmt w:val="bullet"/>
      <w:lvlText w:val=""/>
      <w:lvlJc w:val="left"/>
      <w:pPr>
        <w:ind w:left="3056" w:hanging="360"/>
      </w:pPr>
      <w:rPr>
        <w:rFonts w:ascii="Wingdings" w:hAnsi="Wingdings" w:hint="default"/>
      </w:rPr>
    </w:lvl>
    <w:lvl w:ilvl="3" w:tplc="042A0001" w:tentative="1">
      <w:start w:val="1"/>
      <w:numFmt w:val="bullet"/>
      <w:lvlText w:val=""/>
      <w:lvlJc w:val="left"/>
      <w:pPr>
        <w:ind w:left="3776" w:hanging="360"/>
      </w:pPr>
      <w:rPr>
        <w:rFonts w:ascii="Symbol" w:hAnsi="Symbol" w:hint="default"/>
      </w:rPr>
    </w:lvl>
    <w:lvl w:ilvl="4" w:tplc="042A0003" w:tentative="1">
      <w:start w:val="1"/>
      <w:numFmt w:val="bullet"/>
      <w:lvlText w:val="o"/>
      <w:lvlJc w:val="left"/>
      <w:pPr>
        <w:ind w:left="4496" w:hanging="360"/>
      </w:pPr>
      <w:rPr>
        <w:rFonts w:ascii="Courier New" w:hAnsi="Courier New" w:cs="Courier New" w:hint="default"/>
      </w:rPr>
    </w:lvl>
    <w:lvl w:ilvl="5" w:tplc="042A0005" w:tentative="1">
      <w:start w:val="1"/>
      <w:numFmt w:val="bullet"/>
      <w:lvlText w:val=""/>
      <w:lvlJc w:val="left"/>
      <w:pPr>
        <w:ind w:left="5216" w:hanging="360"/>
      </w:pPr>
      <w:rPr>
        <w:rFonts w:ascii="Wingdings" w:hAnsi="Wingdings" w:hint="default"/>
      </w:rPr>
    </w:lvl>
    <w:lvl w:ilvl="6" w:tplc="042A0001" w:tentative="1">
      <w:start w:val="1"/>
      <w:numFmt w:val="bullet"/>
      <w:lvlText w:val=""/>
      <w:lvlJc w:val="left"/>
      <w:pPr>
        <w:ind w:left="5936" w:hanging="360"/>
      </w:pPr>
      <w:rPr>
        <w:rFonts w:ascii="Symbol" w:hAnsi="Symbol" w:hint="default"/>
      </w:rPr>
    </w:lvl>
    <w:lvl w:ilvl="7" w:tplc="042A0003" w:tentative="1">
      <w:start w:val="1"/>
      <w:numFmt w:val="bullet"/>
      <w:lvlText w:val="o"/>
      <w:lvlJc w:val="left"/>
      <w:pPr>
        <w:ind w:left="6656" w:hanging="360"/>
      </w:pPr>
      <w:rPr>
        <w:rFonts w:ascii="Courier New" w:hAnsi="Courier New" w:cs="Courier New" w:hint="default"/>
      </w:rPr>
    </w:lvl>
    <w:lvl w:ilvl="8" w:tplc="042A0005" w:tentative="1">
      <w:start w:val="1"/>
      <w:numFmt w:val="bullet"/>
      <w:lvlText w:val=""/>
      <w:lvlJc w:val="left"/>
      <w:pPr>
        <w:ind w:left="7376" w:hanging="360"/>
      </w:pPr>
      <w:rPr>
        <w:rFonts w:ascii="Wingdings" w:hAnsi="Wingdings" w:hint="default"/>
      </w:rPr>
    </w:lvl>
  </w:abstractNum>
  <w:abstractNum w:abstractNumId="19" w15:restartNumberingAfterBreak="0">
    <w:nsid w:val="1C634750"/>
    <w:multiLevelType w:val="multilevel"/>
    <w:tmpl w:val="1E7A836C"/>
    <w:styleLink w:val="CurrentList6"/>
    <w:lvl w:ilvl="0">
      <w:start w:val="1"/>
      <w:numFmt w:val="upperLetter"/>
      <w:lvlText w:val="%1."/>
      <w:lvlJc w:val="left"/>
      <w:pPr>
        <w:tabs>
          <w:tab w:val="num" w:pos="397"/>
        </w:tabs>
        <w:ind w:left="0" w:firstLine="0"/>
      </w:pPr>
      <w:rPr>
        <w:rFonts w:hint="default"/>
        <w:b/>
      </w:rPr>
    </w:lvl>
    <w:lvl w:ilvl="1">
      <w:start w:val="1"/>
      <w:numFmt w:val="decimal"/>
      <w:lvlText w:val="%2."/>
      <w:lvlJc w:val="left"/>
      <w:pPr>
        <w:tabs>
          <w:tab w:val="num" w:pos="397"/>
        </w:tabs>
        <w:ind w:left="0" w:firstLine="0"/>
      </w:pPr>
      <w:rPr>
        <w:rFonts w:hint="default"/>
      </w:rPr>
    </w:lvl>
    <w:lvl w:ilvl="2">
      <w:start w:val="1"/>
      <w:numFmt w:val="lowerLetter"/>
      <w:lvlText w:val="%3."/>
      <w:lvlJc w:val="left"/>
      <w:pPr>
        <w:ind w:left="0"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0" w15:restartNumberingAfterBreak="0">
    <w:nsid w:val="1E2B1F2A"/>
    <w:multiLevelType w:val="hybridMultilevel"/>
    <w:tmpl w:val="1F9AC5B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FBD4DDF"/>
    <w:multiLevelType w:val="hybridMultilevel"/>
    <w:tmpl w:val="4C5820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04061CB"/>
    <w:multiLevelType w:val="hybridMultilevel"/>
    <w:tmpl w:val="F000D6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2324545D"/>
    <w:multiLevelType w:val="hybridMultilevel"/>
    <w:tmpl w:val="7DE2DB24"/>
    <w:lvl w:ilvl="0" w:tplc="04090003">
      <w:start w:val="1"/>
      <w:numFmt w:val="bullet"/>
      <w:lvlText w:val="o"/>
      <w:lvlJc w:val="left"/>
      <w:pPr>
        <w:ind w:left="2367" w:hanging="360"/>
      </w:pPr>
      <w:rPr>
        <w:rFonts w:ascii="Courier New" w:hAnsi="Courier New" w:cs="Courier New"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24" w15:restartNumberingAfterBreak="0">
    <w:nsid w:val="289B6DC7"/>
    <w:multiLevelType w:val="multilevel"/>
    <w:tmpl w:val="27FC396E"/>
    <w:lvl w:ilvl="0">
      <w:start w:val="1"/>
      <w:numFmt w:val="upperLetter"/>
      <w:pStyle w:val="Heading1"/>
      <w:lvlText w:val="%1."/>
      <w:lvlJc w:val="left"/>
      <w:pPr>
        <w:tabs>
          <w:tab w:val="num" w:pos="397"/>
        </w:tabs>
        <w:ind w:left="0" w:firstLine="0"/>
      </w:pPr>
      <w:rPr>
        <w:rFonts w:hint="default"/>
        <w:b/>
      </w:rPr>
    </w:lvl>
    <w:lvl w:ilvl="1">
      <w:start w:val="1"/>
      <w:numFmt w:val="decimal"/>
      <w:pStyle w:val="Heading2"/>
      <w:lvlText w:val="%2."/>
      <w:lvlJc w:val="left"/>
      <w:pPr>
        <w:tabs>
          <w:tab w:val="num" w:pos="397"/>
        </w:tabs>
        <w:ind w:left="0" w:firstLine="0"/>
      </w:pPr>
      <w:rPr>
        <w:rFonts w:hint="default"/>
      </w:rPr>
    </w:lvl>
    <w:lvl w:ilvl="2">
      <w:start w:val="1"/>
      <w:numFmt w:val="lowerLetter"/>
      <w:pStyle w:val="Heading3"/>
      <w:lvlText w:val="%3."/>
      <w:lvlJc w:val="left"/>
      <w:pPr>
        <w:tabs>
          <w:tab w:val="num" w:pos="397"/>
        </w:tabs>
        <w:ind w:left="0"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296C4E79"/>
    <w:multiLevelType w:val="hybridMultilevel"/>
    <w:tmpl w:val="721AE00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CB318F0"/>
    <w:multiLevelType w:val="hybridMultilevel"/>
    <w:tmpl w:val="0F3CC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5897D82"/>
    <w:multiLevelType w:val="multilevel"/>
    <w:tmpl w:val="61E61A9C"/>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5943F75"/>
    <w:multiLevelType w:val="hybridMultilevel"/>
    <w:tmpl w:val="799CBF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77301DA"/>
    <w:multiLevelType w:val="hybridMultilevel"/>
    <w:tmpl w:val="7D64F112"/>
    <w:lvl w:ilvl="0" w:tplc="04090001">
      <w:start w:val="1"/>
      <w:numFmt w:val="bullet"/>
      <w:lvlText w:val=""/>
      <w:lvlJc w:val="left"/>
      <w:pPr>
        <w:ind w:left="1361" w:hanging="360"/>
      </w:pPr>
      <w:rPr>
        <w:rFonts w:ascii="Symbol" w:hAnsi="Symbol" w:hint="default"/>
      </w:rPr>
    </w:lvl>
    <w:lvl w:ilvl="1" w:tplc="04090003" w:tentative="1">
      <w:start w:val="1"/>
      <w:numFmt w:val="bullet"/>
      <w:lvlText w:val="o"/>
      <w:lvlJc w:val="left"/>
      <w:pPr>
        <w:ind w:left="2081" w:hanging="360"/>
      </w:pPr>
      <w:rPr>
        <w:rFonts w:ascii="Courier New" w:hAnsi="Courier New" w:cs="Courier New" w:hint="default"/>
      </w:rPr>
    </w:lvl>
    <w:lvl w:ilvl="2" w:tplc="04090005" w:tentative="1">
      <w:start w:val="1"/>
      <w:numFmt w:val="bullet"/>
      <w:lvlText w:val=""/>
      <w:lvlJc w:val="left"/>
      <w:pPr>
        <w:ind w:left="2801" w:hanging="360"/>
      </w:pPr>
      <w:rPr>
        <w:rFonts w:ascii="Wingdings" w:hAnsi="Wingdings" w:hint="default"/>
      </w:rPr>
    </w:lvl>
    <w:lvl w:ilvl="3" w:tplc="04090001" w:tentative="1">
      <w:start w:val="1"/>
      <w:numFmt w:val="bullet"/>
      <w:lvlText w:val=""/>
      <w:lvlJc w:val="left"/>
      <w:pPr>
        <w:ind w:left="3521" w:hanging="360"/>
      </w:pPr>
      <w:rPr>
        <w:rFonts w:ascii="Symbol" w:hAnsi="Symbol" w:hint="default"/>
      </w:rPr>
    </w:lvl>
    <w:lvl w:ilvl="4" w:tplc="04090003" w:tentative="1">
      <w:start w:val="1"/>
      <w:numFmt w:val="bullet"/>
      <w:lvlText w:val="o"/>
      <w:lvlJc w:val="left"/>
      <w:pPr>
        <w:ind w:left="4241" w:hanging="360"/>
      </w:pPr>
      <w:rPr>
        <w:rFonts w:ascii="Courier New" w:hAnsi="Courier New" w:cs="Courier New" w:hint="default"/>
      </w:rPr>
    </w:lvl>
    <w:lvl w:ilvl="5" w:tplc="04090005" w:tentative="1">
      <w:start w:val="1"/>
      <w:numFmt w:val="bullet"/>
      <w:lvlText w:val=""/>
      <w:lvlJc w:val="left"/>
      <w:pPr>
        <w:ind w:left="4961" w:hanging="360"/>
      </w:pPr>
      <w:rPr>
        <w:rFonts w:ascii="Wingdings" w:hAnsi="Wingdings" w:hint="default"/>
      </w:rPr>
    </w:lvl>
    <w:lvl w:ilvl="6" w:tplc="04090001" w:tentative="1">
      <w:start w:val="1"/>
      <w:numFmt w:val="bullet"/>
      <w:lvlText w:val=""/>
      <w:lvlJc w:val="left"/>
      <w:pPr>
        <w:ind w:left="5681" w:hanging="360"/>
      </w:pPr>
      <w:rPr>
        <w:rFonts w:ascii="Symbol" w:hAnsi="Symbol" w:hint="default"/>
      </w:rPr>
    </w:lvl>
    <w:lvl w:ilvl="7" w:tplc="04090003" w:tentative="1">
      <w:start w:val="1"/>
      <w:numFmt w:val="bullet"/>
      <w:lvlText w:val="o"/>
      <w:lvlJc w:val="left"/>
      <w:pPr>
        <w:ind w:left="6401" w:hanging="360"/>
      </w:pPr>
      <w:rPr>
        <w:rFonts w:ascii="Courier New" w:hAnsi="Courier New" w:cs="Courier New" w:hint="default"/>
      </w:rPr>
    </w:lvl>
    <w:lvl w:ilvl="8" w:tplc="04090005" w:tentative="1">
      <w:start w:val="1"/>
      <w:numFmt w:val="bullet"/>
      <w:lvlText w:val=""/>
      <w:lvlJc w:val="left"/>
      <w:pPr>
        <w:ind w:left="7121" w:hanging="360"/>
      </w:pPr>
      <w:rPr>
        <w:rFonts w:ascii="Wingdings" w:hAnsi="Wingdings" w:hint="default"/>
      </w:rPr>
    </w:lvl>
  </w:abstractNum>
  <w:abstractNum w:abstractNumId="30" w15:restartNumberingAfterBreak="0">
    <w:nsid w:val="37EF7C01"/>
    <w:multiLevelType w:val="hybridMultilevel"/>
    <w:tmpl w:val="DC42544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F8F14E8"/>
    <w:multiLevelType w:val="hybridMultilevel"/>
    <w:tmpl w:val="8308521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436665F4"/>
    <w:multiLevelType w:val="hybridMultilevel"/>
    <w:tmpl w:val="7904EBB0"/>
    <w:lvl w:ilvl="0" w:tplc="04090003">
      <w:start w:val="1"/>
      <w:numFmt w:val="bullet"/>
      <w:lvlText w:val="o"/>
      <w:lvlJc w:val="left"/>
      <w:pPr>
        <w:ind w:left="2367" w:hanging="360"/>
      </w:pPr>
      <w:rPr>
        <w:rFonts w:ascii="Courier New" w:hAnsi="Courier New" w:cs="Courier New"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33" w15:restartNumberingAfterBreak="0">
    <w:nsid w:val="454B18FB"/>
    <w:multiLevelType w:val="hybridMultilevel"/>
    <w:tmpl w:val="3A809C04"/>
    <w:lvl w:ilvl="0" w:tplc="04090003">
      <w:start w:val="1"/>
      <w:numFmt w:val="bullet"/>
      <w:lvlText w:val="o"/>
      <w:lvlJc w:val="left"/>
      <w:pPr>
        <w:ind w:left="1361" w:hanging="360"/>
      </w:pPr>
      <w:rPr>
        <w:rFonts w:ascii="Courier New" w:hAnsi="Courier New" w:cs="Courier New" w:hint="default"/>
      </w:rPr>
    </w:lvl>
    <w:lvl w:ilvl="1" w:tplc="04090003" w:tentative="1">
      <w:start w:val="1"/>
      <w:numFmt w:val="bullet"/>
      <w:lvlText w:val="o"/>
      <w:lvlJc w:val="left"/>
      <w:pPr>
        <w:ind w:left="2081" w:hanging="360"/>
      </w:pPr>
      <w:rPr>
        <w:rFonts w:ascii="Courier New" w:hAnsi="Courier New" w:cs="Courier New" w:hint="default"/>
      </w:rPr>
    </w:lvl>
    <w:lvl w:ilvl="2" w:tplc="04090005" w:tentative="1">
      <w:start w:val="1"/>
      <w:numFmt w:val="bullet"/>
      <w:lvlText w:val=""/>
      <w:lvlJc w:val="left"/>
      <w:pPr>
        <w:ind w:left="2801" w:hanging="360"/>
      </w:pPr>
      <w:rPr>
        <w:rFonts w:ascii="Wingdings" w:hAnsi="Wingdings" w:hint="default"/>
      </w:rPr>
    </w:lvl>
    <w:lvl w:ilvl="3" w:tplc="04090001" w:tentative="1">
      <w:start w:val="1"/>
      <w:numFmt w:val="bullet"/>
      <w:lvlText w:val=""/>
      <w:lvlJc w:val="left"/>
      <w:pPr>
        <w:ind w:left="3521" w:hanging="360"/>
      </w:pPr>
      <w:rPr>
        <w:rFonts w:ascii="Symbol" w:hAnsi="Symbol" w:hint="default"/>
      </w:rPr>
    </w:lvl>
    <w:lvl w:ilvl="4" w:tplc="04090003" w:tentative="1">
      <w:start w:val="1"/>
      <w:numFmt w:val="bullet"/>
      <w:lvlText w:val="o"/>
      <w:lvlJc w:val="left"/>
      <w:pPr>
        <w:ind w:left="4241" w:hanging="360"/>
      </w:pPr>
      <w:rPr>
        <w:rFonts w:ascii="Courier New" w:hAnsi="Courier New" w:cs="Courier New" w:hint="default"/>
      </w:rPr>
    </w:lvl>
    <w:lvl w:ilvl="5" w:tplc="04090005" w:tentative="1">
      <w:start w:val="1"/>
      <w:numFmt w:val="bullet"/>
      <w:lvlText w:val=""/>
      <w:lvlJc w:val="left"/>
      <w:pPr>
        <w:ind w:left="4961" w:hanging="360"/>
      </w:pPr>
      <w:rPr>
        <w:rFonts w:ascii="Wingdings" w:hAnsi="Wingdings" w:hint="default"/>
      </w:rPr>
    </w:lvl>
    <w:lvl w:ilvl="6" w:tplc="04090001" w:tentative="1">
      <w:start w:val="1"/>
      <w:numFmt w:val="bullet"/>
      <w:lvlText w:val=""/>
      <w:lvlJc w:val="left"/>
      <w:pPr>
        <w:ind w:left="5681" w:hanging="360"/>
      </w:pPr>
      <w:rPr>
        <w:rFonts w:ascii="Symbol" w:hAnsi="Symbol" w:hint="default"/>
      </w:rPr>
    </w:lvl>
    <w:lvl w:ilvl="7" w:tplc="04090003" w:tentative="1">
      <w:start w:val="1"/>
      <w:numFmt w:val="bullet"/>
      <w:lvlText w:val="o"/>
      <w:lvlJc w:val="left"/>
      <w:pPr>
        <w:ind w:left="6401" w:hanging="360"/>
      </w:pPr>
      <w:rPr>
        <w:rFonts w:ascii="Courier New" w:hAnsi="Courier New" w:cs="Courier New" w:hint="default"/>
      </w:rPr>
    </w:lvl>
    <w:lvl w:ilvl="8" w:tplc="04090005" w:tentative="1">
      <w:start w:val="1"/>
      <w:numFmt w:val="bullet"/>
      <w:lvlText w:val=""/>
      <w:lvlJc w:val="left"/>
      <w:pPr>
        <w:ind w:left="7121" w:hanging="360"/>
      </w:pPr>
      <w:rPr>
        <w:rFonts w:ascii="Wingdings" w:hAnsi="Wingdings" w:hint="default"/>
      </w:rPr>
    </w:lvl>
  </w:abstractNum>
  <w:abstractNum w:abstractNumId="34"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B72809"/>
    <w:multiLevelType w:val="multilevel"/>
    <w:tmpl w:val="BC64F70A"/>
    <w:styleLink w:val="CurrentList2"/>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84B2559"/>
    <w:multiLevelType w:val="hybridMultilevel"/>
    <w:tmpl w:val="26CE3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B791F19"/>
    <w:multiLevelType w:val="hybridMultilevel"/>
    <w:tmpl w:val="516022BA"/>
    <w:lvl w:ilvl="0" w:tplc="B17A3D56">
      <w:start w:val="1"/>
      <w:numFmt w:val="decimal"/>
      <w:pStyle w:val="Figurecaption"/>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830C09"/>
    <w:multiLevelType w:val="hybridMultilevel"/>
    <w:tmpl w:val="FDAEC540"/>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9" w15:restartNumberingAfterBreak="0">
    <w:nsid w:val="530A6EDC"/>
    <w:multiLevelType w:val="hybridMultilevel"/>
    <w:tmpl w:val="8384E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9CB12CC"/>
    <w:multiLevelType w:val="hybridMultilevel"/>
    <w:tmpl w:val="88A0CEF2"/>
    <w:lvl w:ilvl="0" w:tplc="2D0EC454">
      <w:start w:val="2"/>
      <w:numFmt w:val="bullet"/>
      <w:lvlText w:val="-"/>
      <w:lvlJc w:val="left"/>
      <w:pPr>
        <w:ind w:left="927" w:hanging="360"/>
      </w:pPr>
      <w:rPr>
        <w:rFonts w:ascii="Times New Roman" w:eastAsia="Calibr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1" w15:restartNumberingAfterBreak="0">
    <w:nsid w:val="5C277B5B"/>
    <w:multiLevelType w:val="hybridMultilevel"/>
    <w:tmpl w:val="65E6C83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5CAA2955"/>
    <w:multiLevelType w:val="hybridMultilevel"/>
    <w:tmpl w:val="93BC2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F145CA2"/>
    <w:multiLevelType w:val="hybridMultilevel"/>
    <w:tmpl w:val="18BE988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4" w15:restartNumberingAfterBreak="0">
    <w:nsid w:val="65FB2787"/>
    <w:multiLevelType w:val="hybridMultilevel"/>
    <w:tmpl w:val="AA2A779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71BE4C55"/>
    <w:multiLevelType w:val="hybridMultilevel"/>
    <w:tmpl w:val="4F003876"/>
    <w:lvl w:ilvl="0" w:tplc="9790D862">
      <w:start w:val="1"/>
      <w:numFmt w:val="decimal"/>
      <w:pStyle w:val="Step"/>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6" w15:restartNumberingAfterBreak="0">
    <w:nsid w:val="7DA32A54"/>
    <w:multiLevelType w:val="hybridMultilevel"/>
    <w:tmpl w:val="BBFE7C46"/>
    <w:lvl w:ilvl="0" w:tplc="1DC2E9AA">
      <w:numFmt w:val="bullet"/>
      <w:lvlText w:val="-"/>
      <w:lvlJc w:val="left"/>
      <w:pPr>
        <w:ind w:left="644" w:hanging="360"/>
      </w:pPr>
      <w:rPr>
        <w:rFonts w:ascii="Times New Roman" w:eastAsia="Calibr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47" w15:restartNumberingAfterBreak="0">
    <w:nsid w:val="7F4122C2"/>
    <w:multiLevelType w:val="hybridMultilevel"/>
    <w:tmpl w:val="638A243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6"/>
  </w:num>
  <w:num w:numId="2">
    <w:abstractNumId w:val="34"/>
  </w:num>
  <w:num w:numId="3">
    <w:abstractNumId w:val="37"/>
  </w:num>
  <w:num w:numId="4">
    <w:abstractNumId w:val="45"/>
  </w:num>
  <w:num w:numId="5">
    <w:abstractNumId w:val="24"/>
  </w:num>
  <w:num w:numId="6">
    <w:abstractNumId w:val="11"/>
  </w:num>
  <w:num w:numId="7">
    <w:abstractNumId w:val="40"/>
  </w:num>
  <w:num w:numId="8">
    <w:abstractNumId w:val="18"/>
  </w:num>
  <w:num w:numId="9">
    <w:abstractNumId w:val="2"/>
  </w:num>
  <w:num w:numId="10">
    <w:abstractNumId w:val="27"/>
  </w:num>
  <w:num w:numId="11">
    <w:abstractNumId w:val="35"/>
  </w:num>
  <w:num w:numId="12">
    <w:abstractNumId w:val="4"/>
  </w:num>
  <w:num w:numId="13">
    <w:abstractNumId w:val="17"/>
  </w:num>
  <w:num w:numId="14">
    <w:abstractNumId w:val="13"/>
  </w:num>
  <w:num w:numId="15">
    <w:abstractNumId w:val="19"/>
  </w:num>
  <w:num w:numId="16">
    <w:abstractNumId w:val="46"/>
  </w:num>
  <w:num w:numId="17">
    <w:abstractNumId w:val="7"/>
  </w:num>
  <w:num w:numId="18">
    <w:abstractNumId w:val="29"/>
  </w:num>
  <w:num w:numId="19">
    <w:abstractNumId w:val="33"/>
  </w:num>
  <w:num w:numId="20">
    <w:abstractNumId w:val="5"/>
  </w:num>
  <w:num w:numId="21">
    <w:abstractNumId w:val="43"/>
  </w:num>
  <w:num w:numId="22">
    <w:abstractNumId w:val="15"/>
  </w:num>
  <w:num w:numId="23">
    <w:abstractNumId w:val="39"/>
  </w:num>
  <w:num w:numId="24">
    <w:abstractNumId w:val="3"/>
  </w:num>
  <w:num w:numId="25">
    <w:abstractNumId w:val="30"/>
  </w:num>
  <w:num w:numId="26">
    <w:abstractNumId w:val="42"/>
  </w:num>
  <w:num w:numId="27">
    <w:abstractNumId w:val="10"/>
  </w:num>
  <w:num w:numId="28">
    <w:abstractNumId w:val="21"/>
  </w:num>
  <w:num w:numId="29">
    <w:abstractNumId w:val="26"/>
  </w:num>
  <w:num w:numId="30">
    <w:abstractNumId w:val="28"/>
  </w:num>
  <w:num w:numId="31">
    <w:abstractNumId w:val="8"/>
  </w:num>
  <w:num w:numId="32">
    <w:abstractNumId w:val="20"/>
  </w:num>
  <w:num w:numId="33">
    <w:abstractNumId w:val="12"/>
  </w:num>
  <w:num w:numId="34">
    <w:abstractNumId w:val="25"/>
  </w:num>
  <w:num w:numId="35">
    <w:abstractNumId w:val="6"/>
  </w:num>
  <w:num w:numId="36">
    <w:abstractNumId w:val="9"/>
  </w:num>
  <w:num w:numId="37">
    <w:abstractNumId w:val="47"/>
  </w:num>
  <w:num w:numId="38">
    <w:abstractNumId w:val="14"/>
  </w:num>
  <w:num w:numId="39">
    <w:abstractNumId w:val="31"/>
  </w:num>
  <w:num w:numId="40">
    <w:abstractNumId w:val="0"/>
  </w:num>
  <w:num w:numId="41">
    <w:abstractNumId w:val="41"/>
  </w:num>
  <w:num w:numId="42">
    <w:abstractNumId w:val="44"/>
  </w:num>
  <w:num w:numId="43">
    <w:abstractNumId w:val="36"/>
  </w:num>
  <w:num w:numId="44">
    <w:abstractNumId w:val="22"/>
  </w:num>
  <w:num w:numId="45">
    <w:abstractNumId w:val="38"/>
  </w:num>
  <w:num w:numId="46">
    <w:abstractNumId w:val="32"/>
  </w:num>
  <w:num w:numId="47">
    <w:abstractNumId w:val="1"/>
  </w:num>
  <w:num w:numId="48">
    <w:abstractNumId w:val="2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ùi Ngọc Thái">
    <w15:presenceInfo w15:providerId="None" w15:userId="Bùi Ngọc Thá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embedTrueTypeFonts/>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E75"/>
    <w:rsid w:val="00000031"/>
    <w:rsid w:val="00000391"/>
    <w:rsid w:val="00000E8E"/>
    <w:rsid w:val="00001107"/>
    <w:rsid w:val="00002E27"/>
    <w:rsid w:val="00003A79"/>
    <w:rsid w:val="00004B6E"/>
    <w:rsid w:val="00006537"/>
    <w:rsid w:val="00006694"/>
    <w:rsid w:val="00006912"/>
    <w:rsid w:val="00006A69"/>
    <w:rsid w:val="00006C22"/>
    <w:rsid w:val="000102B3"/>
    <w:rsid w:val="00011A04"/>
    <w:rsid w:val="00014D12"/>
    <w:rsid w:val="00015635"/>
    <w:rsid w:val="00016653"/>
    <w:rsid w:val="00020F9F"/>
    <w:rsid w:val="000211F8"/>
    <w:rsid w:val="00021A59"/>
    <w:rsid w:val="00021BD8"/>
    <w:rsid w:val="00021E31"/>
    <w:rsid w:val="000227BD"/>
    <w:rsid w:val="00023047"/>
    <w:rsid w:val="00023AF6"/>
    <w:rsid w:val="00023C31"/>
    <w:rsid w:val="00023CA9"/>
    <w:rsid w:val="00023D84"/>
    <w:rsid w:val="00025314"/>
    <w:rsid w:val="0002573B"/>
    <w:rsid w:val="00026E39"/>
    <w:rsid w:val="00030160"/>
    <w:rsid w:val="000304BB"/>
    <w:rsid w:val="000305FB"/>
    <w:rsid w:val="000306B2"/>
    <w:rsid w:val="00030AA6"/>
    <w:rsid w:val="00030C4B"/>
    <w:rsid w:val="00031D4B"/>
    <w:rsid w:val="00032211"/>
    <w:rsid w:val="00032B89"/>
    <w:rsid w:val="00033FC5"/>
    <w:rsid w:val="00034362"/>
    <w:rsid w:val="00034BE2"/>
    <w:rsid w:val="000358B0"/>
    <w:rsid w:val="00035CBA"/>
    <w:rsid w:val="00035D83"/>
    <w:rsid w:val="00036DD9"/>
    <w:rsid w:val="000377A3"/>
    <w:rsid w:val="0003780B"/>
    <w:rsid w:val="00037C7D"/>
    <w:rsid w:val="00037EF1"/>
    <w:rsid w:val="000404AE"/>
    <w:rsid w:val="00041E9E"/>
    <w:rsid w:val="00041EBE"/>
    <w:rsid w:val="000423CF"/>
    <w:rsid w:val="0004280C"/>
    <w:rsid w:val="00042C53"/>
    <w:rsid w:val="00042F12"/>
    <w:rsid w:val="000433F7"/>
    <w:rsid w:val="000443DB"/>
    <w:rsid w:val="00044946"/>
    <w:rsid w:val="00045AAF"/>
    <w:rsid w:val="00046B3B"/>
    <w:rsid w:val="00047E4E"/>
    <w:rsid w:val="00052098"/>
    <w:rsid w:val="00053176"/>
    <w:rsid w:val="000536A6"/>
    <w:rsid w:val="00054089"/>
    <w:rsid w:val="000541C9"/>
    <w:rsid w:val="00054B0B"/>
    <w:rsid w:val="00054DD7"/>
    <w:rsid w:val="00055601"/>
    <w:rsid w:val="000563D4"/>
    <w:rsid w:val="00060E90"/>
    <w:rsid w:val="0006145F"/>
    <w:rsid w:val="0006253F"/>
    <w:rsid w:val="000626C8"/>
    <w:rsid w:val="000631B4"/>
    <w:rsid w:val="00063632"/>
    <w:rsid w:val="0006387B"/>
    <w:rsid w:val="00065126"/>
    <w:rsid w:val="00065BF5"/>
    <w:rsid w:val="00066213"/>
    <w:rsid w:val="00066546"/>
    <w:rsid w:val="00067378"/>
    <w:rsid w:val="000677B5"/>
    <w:rsid w:val="00067DF4"/>
    <w:rsid w:val="00070C3F"/>
    <w:rsid w:val="00072407"/>
    <w:rsid w:val="000726A5"/>
    <w:rsid w:val="00072747"/>
    <w:rsid w:val="00072AB8"/>
    <w:rsid w:val="000732EE"/>
    <w:rsid w:val="000739E4"/>
    <w:rsid w:val="00074DB2"/>
    <w:rsid w:val="000756F4"/>
    <w:rsid w:val="00075A7A"/>
    <w:rsid w:val="00076CCC"/>
    <w:rsid w:val="00076F77"/>
    <w:rsid w:val="000777F4"/>
    <w:rsid w:val="00077E36"/>
    <w:rsid w:val="00077E4A"/>
    <w:rsid w:val="00080493"/>
    <w:rsid w:val="00080859"/>
    <w:rsid w:val="000808C5"/>
    <w:rsid w:val="000817D5"/>
    <w:rsid w:val="00081896"/>
    <w:rsid w:val="00082A11"/>
    <w:rsid w:val="00082B1C"/>
    <w:rsid w:val="00082ED9"/>
    <w:rsid w:val="000832DD"/>
    <w:rsid w:val="00083582"/>
    <w:rsid w:val="00083BFE"/>
    <w:rsid w:val="0008410B"/>
    <w:rsid w:val="000844F8"/>
    <w:rsid w:val="00084AF7"/>
    <w:rsid w:val="00084B79"/>
    <w:rsid w:val="000874E9"/>
    <w:rsid w:val="00087A0A"/>
    <w:rsid w:val="00090668"/>
    <w:rsid w:val="000935DE"/>
    <w:rsid w:val="00094720"/>
    <w:rsid w:val="00094792"/>
    <w:rsid w:val="00094C4A"/>
    <w:rsid w:val="00095A7A"/>
    <w:rsid w:val="00096051"/>
    <w:rsid w:val="00096AF9"/>
    <w:rsid w:val="00097F75"/>
    <w:rsid w:val="000A0693"/>
    <w:rsid w:val="000A2058"/>
    <w:rsid w:val="000A2669"/>
    <w:rsid w:val="000A26C8"/>
    <w:rsid w:val="000A300B"/>
    <w:rsid w:val="000A35AF"/>
    <w:rsid w:val="000A42BD"/>
    <w:rsid w:val="000A45A2"/>
    <w:rsid w:val="000A4CB8"/>
    <w:rsid w:val="000A6D1B"/>
    <w:rsid w:val="000A729B"/>
    <w:rsid w:val="000A7C36"/>
    <w:rsid w:val="000B01AA"/>
    <w:rsid w:val="000B04AC"/>
    <w:rsid w:val="000B050E"/>
    <w:rsid w:val="000B3EC9"/>
    <w:rsid w:val="000B5144"/>
    <w:rsid w:val="000B62C2"/>
    <w:rsid w:val="000B7732"/>
    <w:rsid w:val="000C0643"/>
    <w:rsid w:val="000C1191"/>
    <w:rsid w:val="000C1E2C"/>
    <w:rsid w:val="000C297D"/>
    <w:rsid w:val="000C3010"/>
    <w:rsid w:val="000C3DC0"/>
    <w:rsid w:val="000C4787"/>
    <w:rsid w:val="000C5B4F"/>
    <w:rsid w:val="000C71C3"/>
    <w:rsid w:val="000C786E"/>
    <w:rsid w:val="000C7C86"/>
    <w:rsid w:val="000C7F39"/>
    <w:rsid w:val="000D11B5"/>
    <w:rsid w:val="000D1757"/>
    <w:rsid w:val="000D224E"/>
    <w:rsid w:val="000D29BE"/>
    <w:rsid w:val="000D346E"/>
    <w:rsid w:val="000D3593"/>
    <w:rsid w:val="000D4CD2"/>
    <w:rsid w:val="000D52B1"/>
    <w:rsid w:val="000D75D3"/>
    <w:rsid w:val="000D7FE8"/>
    <w:rsid w:val="000E0A0C"/>
    <w:rsid w:val="000E0D2D"/>
    <w:rsid w:val="000E4826"/>
    <w:rsid w:val="000E4CA9"/>
    <w:rsid w:val="000E5278"/>
    <w:rsid w:val="000E6448"/>
    <w:rsid w:val="000F0F18"/>
    <w:rsid w:val="000F137C"/>
    <w:rsid w:val="000F1EF1"/>
    <w:rsid w:val="000F2067"/>
    <w:rsid w:val="000F22B9"/>
    <w:rsid w:val="000F23B6"/>
    <w:rsid w:val="000F2C3D"/>
    <w:rsid w:val="000F3382"/>
    <w:rsid w:val="000F3601"/>
    <w:rsid w:val="000F3D7C"/>
    <w:rsid w:val="000F4522"/>
    <w:rsid w:val="000F5C9C"/>
    <w:rsid w:val="000F6633"/>
    <w:rsid w:val="000F6F39"/>
    <w:rsid w:val="000F75A3"/>
    <w:rsid w:val="00100179"/>
    <w:rsid w:val="001009F6"/>
    <w:rsid w:val="001044BC"/>
    <w:rsid w:val="001050FC"/>
    <w:rsid w:val="001053C5"/>
    <w:rsid w:val="001059CF"/>
    <w:rsid w:val="00105E7D"/>
    <w:rsid w:val="00107B3E"/>
    <w:rsid w:val="0011187C"/>
    <w:rsid w:val="00111EF1"/>
    <w:rsid w:val="001122CB"/>
    <w:rsid w:val="0011236A"/>
    <w:rsid w:val="001133CB"/>
    <w:rsid w:val="00113817"/>
    <w:rsid w:val="0011393E"/>
    <w:rsid w:val="00113984"/>
    <w:rsid w:val="00113A79"/>
    <w:rsid w:val="0011638A"/>
    <w:rsid w:val="001165E5"/>
    <w:rsid w:val="0011751B"/>
    <w:rsid w:val="00117D81"/>
    <w:rsid w:val="00120DC3"/>
    <w:rsid w:val="0012118B"/>
    <w:rsid w:val="00121F4C"/>
    <w:rsid w:val="001230F6"/>
    <w:rsid w:val="00123A0C"/>
    <w:rsid w:val="00123A45"/>
    <w:rsid w:val="00125179"/>
    <w:rsid w:val="00130A35"/>
    <w:rsid w:val="00130B85"/>
    <w:rsid w:val="00130DE1"/>
    <w:rsid w:val="001346D7"/>
    <w:rsid w:val="00134866"/>
    <w:rsid w:val="00135FF6"/>
    <w:rsid w:val="001361DC"/>
    <w:rsid w:val="00136278"/>
    <w:rsid w:val="00136BDB"/>
    <w:rsid w:val="0013770D"/>
    <w:rsid w:val="00140841"/>
    <w:rsid w:val="0014099C"/>
    <w:rsid w:val="00141CF3"/>
    <w:rsid w:val="00141F1F"/>
    <w:rsid w:val="001422B7"/>
    <w:rsid w:val="001425CF"/>
    <w:rsid w:val="00142CAA"/>
    <w:rsid w:val="001431DE"/>
    <w:rsid w:val="00143A11"/>
    <w:rsid w:val="00144962"/>
    <w:rsid w:val="00144E3E"/>
    <w:rsid w:val="00144FDB"/>
    <w:rsid w:val="001450E3"/>
    <w:rsid w:val="00145209"/>
    <w:rsid w:val="0014583E"/>
    <w:rsid w:val="0014630E"/>
    <w:rsid w:val="001476FF"/>
    <w:rsid w:val="00150440"/>
    <w:rsid w:val="00150865"/>
    <w:rsid w:val="00152762"/>
    <w:rsid w:val="00152877"/>
    <w:rsid w:val="001530A7"/>
    <w:rsid w:val="00153561"/>
    <w:rsid w:val="00155018"/>
    <w:rsid w:val="00156B07"/>
    <w:rsid w:val="001572BE"/>
    <w:rsid w:val="00157909"/>
    <w:rsid w:val="00157C8B"/>
    <w:rsid w:val="00157E4F"/>
    <w:rsid w:val="00161B61"/>
    <w:rsid w:val="00162043"/>
    <w:rsid w:val="001646DA"/>
    <w:rsid w:val="00164850"/>
    <w:rsid w:val="00164F6C"/>
    <w:rsid w:val="001670F1"/>
    <w:rsid w:val="001701F1"/>
    <w:rsid w:val="00170740"/>
    <w:rsid w:val="00171886"/>
    <w:rsid w:val="001729AF"/>
    <w:rsid w:val="001731B8"/>
    <w:rsid w:val="00173207"/>
    <w:rsid w:val="00174B8B"/>
    <w:rsid w:val="00174EAB"/>
    <w:rsid w:val="00175264"/>
    <w:rsid w:val="00175AAC"/>
    <w:rsid w:val="00177D0D"/>
    <w:rsid w:val="00177F19"/>
    <w:rsid w:val="001809AC"/>
    <w:rsid w:val="00180B96"/>
    <w:rsid w:val="00180EB2"/>
    <w:rsid w:val="00181D07"/>
    <w:rsid w:val="00182260"/>
    <w:rsid w:val="0018249E"/>
    <w:rsid w:val="00182C76"/>
    <w:rsid w:val="00184019"/>
    <w:rsid w:val="00184251"/>
    <w:rsid w:val="001843D4"/>
    <w:rsid w:val="00185E3C"/>
    <w:rsid w:val="00185F79"/>
    <w:rsid w:val="0018659A"/>
    <w:rsid w:val="00186C91"/>
    <w:rsid w:val="001872F0"/>
    <w:rsid w:val="00190BAF"/>
    <w:rsid w:val="00191138"/>
    <w:rsid w:val="00191F8A"/>
    <w:rsid w:val="0019202F"/>
    <w:rsid w:val="001933F6"/>
    <w:rsid w:val="001940DA"/>
    <w:rsid w:val="00194F3D"/>
    <w:rsid w:val="00195686"/>
    <w:rsid w:val="00197611"/>
    <w:rsid w:val="001A184F"/>
    <w:rsid w:val="001A1910"/>
    <w:rsid w:val="001A382F"/>
    <w:rsid w:val="001A4083"/>
    <w:rsid w:val="001A5658"/>
    <w:rsid w:val="001A647D"/>
    <w:rsid w:val="001A6C50"/>
    <w:rsid w:val="001A7473"/>
    <w:rsid w:val="001A7574"/>
    <w:rsid w:val="001A775F"/>
    <w:rsid w:val="001B03C5"/>
    <w:rsid w:val="001B1134"/>
    <w:rsid w:val="001B13E7"/>
    <w:rsid w:val="001B265F"/>
    <w:rsid w:val="001B323B"/>
    <w:rsid w:val="001B4107"/>
    <w:rsid w:val="001B4277"/>
    <w:rsid w:val="001B4477"/>
    <w:rsid w:val="001B56AA"/>
    <w:rsid w:val="001B5840"/>
    <w:rsid w:val="001B665F"/>
    <w:rsid w:val="001B70F2"/>
    <w:rsid w:val="001B7106"/>
    <w:rsid w:val="001C0992"/>
    <w:rsid w:val="001C153A"/>
    <w:rsid w:val="001C241E"/>
    <w:rsid w:val="001C3192"/>
    <w:rsid w:val="001C470F"/>
    <w:rsid w:val="001C481A"/>
    <w:rsid w:val="001C517C"/>
    <w:rsid w:val="001C64A3"/>
    <w:rsid w:val="001C657B"/>
    <w:rsid w:val="001C7502"/>
    <w:rsid w:val="001D0F00"/>
    <w:rsid w:val="001D1206"/>
    <w:rsid w:val="001D1D9D"/>
    <w:rsid w:val="001D2377"/>
    <w:rsid w:val="001D39BD"/>
    <w:rsid w:val="001D423D"/>
    <w:rsid w:val="001D4424"/>
    <w:rsid w:val="001D475C"/>
    <w:rsid w:val="001D565D"/>
    <w:rsid w:val="001D5836"/>
    <w:rsid w:val="001D741E"/>
    <w:rsid w:val="001D7564"/>
    <w:rsid w:val="001E0638"/>
    <w:rsid w:val="001E0B9A"/>
    <w:rsid w:val="001E219C"/>
    <w:rsid w:val="001E2714"/>
    <w:rsid w:val="001E3261"/>
    <w:rsid w:val="001E4B75"/>
    <w:rsid w:val="001E582A"/>
    <w:rsid w:val="001E7A20"/>
    <w:rsid w:val="001F0573"/>
    <w:rsid w:val="001F0692"/>
    <w:rsid w:val="001F07B5"/>
    <w:rsid w:val="001F0F5C"/>
    <w:rsid w:val="001F16EE"/>
    <w:rsid w:val="001F1B6E"/>
    <w:rsid w:val="001F1E36"/>
    <w:rsid w:val="001F20CC"/>
    <w:rsid w:val="001F3F17"/>
    <w:rsid w:val="001F4364"/>
    <w:rsid w:val="001F7C89"/>
    <w:rsid w:val="001F7D71"/>
    <w:rsid w:val="002001B9"/>
    <w:rsid w:val="00200CF3"/>
    <w:rsid w:val="00200F48"/>
    <w:rsid w:val="00201549"/>
    <w:rsid w:val="0020229B"/>
    <w:rsid w:val="002030C0"/>
    <w:rsid w:val="0020432B"/>
    <w:rsid w:val="00204706"/>
    <w:rsid w:val="00204F38"/>
    <w:rsid w:val="00206900"/>
    <w:rsid w:val="00207043"/>
    <w:rsid w:val="00210175"/>
    <w:rsid w:val="00210F74"/>
    <w:rsid w:val="00211BB4"/>
    <w:rsid w:val="0021379F"/>
    <w:rsid w:val="00214C4C"/>
    <w:rsid w:val="002174B9"/>
    <w:rsid w:val="00220519"/>
    <w:rsid w:val="00221B6A"/>
    <w:rsid w:val="00222279"/>
    <w:rsid w:val="00222BE2"/>
    <w:rsid w:val="00223501"/>
    <w:rsid w:val="00224153"/>
    <w:rsid w:val="00224974"/>
    <w:rsid w:val="00224BB4"/>
    <w:rsid w:val="00224EEB"/>
    <w:rsid w:val="002258B8"/>
    <w:rsid w:val="0022612C"/>
    <w:rsid w:val="00226376"/>
    <w:rsid w:val="00226BB7"/>
    <w:rsid w:val="00230B64"/>
    <w:rsid w:val="00231E80"/>
    <w:rsid w:val="002340DF"/>
    <w:rsid w:val="00234646"/>
    <w:rsid w:val="00234E65"/>
    <w:rsid w:val="00235756"/>
    <w:rsid w:val="00235A05"/>
    <w:rsid w:val="00240110"/>
    <w:rsid w:val="002402BA"/>
    <w:rsid w:val="0024100B"/>
    <w:rsid w:val="00241918"/>
    <w:rsid w:val="00241CDC"/>
    <w:rsid w:val="0024233F"/>
    <w:rsid w:val="00242EA6"/>
    <w:rsid w:val="00242F13"/>
    <w:rsid w:val="00243F7F"/>
    <w:rsid w:val="0024495E"/>
    <w:rsid w:val="002465F3"/>
    <w:rsid w:val="002475C9"/>
    <w:rsid w:val="00250318"/>
    <w:rsid w:val="00251549"/>
    <w:rsid w:val="00251C61"/>
    <w:rsid w:val="0025290A"/>
    <w:rsid w:val="0025360B"/>
    <w:rsid w:val="00253B41"/>
    <w:rsid w:val="00254C9C"/>
    <w:rsid w:val="00254D90"/>
    <w:rsid w:val="00256D07"/>
    <w:rsid w:val="00260392"/>
    <w:rsid w:val="002610C7"/>
    <w:rsid w:val="00261277"/>
    <w:rsid w:val="00261F27"/>
    <w:rsid w:val="00261F3E"/>
    <w:rsid w:val="00262145"/>
    <w:rsid w:val="00262BBC"/>
    <w:rsid w:val="00263448"/>
    <w:rsid w:val="0026380A"/>
    <w:rsid w:val="00264D33"/>
    <w:rsid w:val="002657ED"/>
    <w:rsid w:val="00265C4C"/>
    <w:rsid w:val="002664F6"/>
    <w:rsid w:val="00267587"/>
    <w:rsid w:val="00267A4C"/>
    <w:rsid w:val="00267D5E"/>
    <w:rsid w:val="00271023"/>
    <w:rsid w:val="00272286"/>
    <w:rsid w:val="002724CB"/>
    <w:rsid w:val="002729DD"/>
    <w:rsid w:val="00276095"/>
    <w:rsid w:val="00276D30"/>
    <w:rsid w:val="00276F47"/>
    <w:rsid w:val="0027773B"/>
    <w:rsid w:val="00277C7F"/>
    <w:rsid w:val="00281371"/>
    <w:rsid w:val="0028251B"/>
    <w:rsid w:val="00282BDD"/>
    <w:rsid w:val="00286F64"/>
    <w:rsid w:val="002904B1"/>
    <w:rsid w:val="002919B1"/>
    <w:rsid w:val="0029252D"/>
    <w:rsid w:val="002937A5"/>
    <w:rsid w:val="0029459C"/>
    <w:rsid w:val="00294722"/>
    <w:rsid w:val="00295501"/>
    <w:rsid w:val="00295D4C"/>
    <w:rsid w:val="00295E81"/>
    <w:rsid w:val="00295F41"/>
    <w:rsid w:val="00296052"/>
    <w:rsid w:val="002967BC"/>
    <w:rsid w:val="00296DB9"/>
    <w:rsid w:val="00297156"/>
    <w:rsid w:val="002A0065"/>
    <w:rsid w:val="002A04FB"/>
    <w:rsid w:val="002A096F"/>
    <w:rsid w:val="002A3991"/>
    <w:rsid w:val="002A58DC"/>
    <w:rsid w:val="002A7114"/>
    <w:rsid w:val="002A71A2"/>
    <w:rsid w:val="002A74EA"/>
    <w:rsid w:val="002A7EA2"/>
    <w:rsid w:val="002A7F11"/>
    <w:rsid w:val="002B01E4"/>
    <w:rsid w:val="002B0B12"/>
    <w:rsid w:val="002B3150"/>
    <w:rsid w:val="002B3BFD"/>
    <w:rsid w:val="002B465C"/>
    <w:rsid w:val="002B473D"/>
    <w:rsid w:val="002B4D33"/>
    <w:rsid w:val="002B5D48"/>
    <w:rsid w:val="002B6380"/>
    <w:rsid w:val="002B645C"/>
    <w:rsid w:val="002B65A7"/>
    <w:rsid w:val="002B6BCA"/>
    <w:rsid w:val="002B6DD1"/>
    <w:rsid w:val="002B7252"/>
    <w:rsid w:val="002B7997"/>
    <w:rsid w:val="002C16AA"/>
    <w:rsid w:val="002C20CC"/>
    <w:rsid w:val="002C27D9"/>
    <w:rsid w:val="002C380C"/>
    <w:rsid w:val="002C3ADD"/>
    <w:rsid w:val="002C59D5"/>
    <w:rsid w:val="002C5F1D"/>
    <w:rsid w:val="002C604C"/>
    <w:rsid w:val="002C61A2"/>
    <w:rsid w:val="002C6283"/>
    <w:rsid w:val="002C74FC"/>
    <w:rsid w:val="002C7674"/>
    <w:rsid w:val="002C7FC4"/>
    <w:rsid w:val="002D03AB"/>
    <w:rsid w:val="002D0E59"/>
    <w:rsid w:val="002D0F05"/>
    <w:rsid w:val="002D12BB"/>
    <w:rsid w:val="002D1DBF"/>
    <w:rsid w:val="002D1E21"/>
    <w:rsid w:val="002D233F"/>
    <w:rsid w:val="002D2404"/>
    <w:rsid w:val="002D28AD"/>
    <w:rsid w:val="002D64EC"/>
    <w:rsid w:val="002D6633"/>
    <w:rsid w:val="002D679C"/>
    <w:rsid w:val="002D6A7B"/>
    <w:rsid w:val="002D7AF4"/>
    <w:rsid w:val="002E0924"/>
    <w:rsid w:val="002E0B03"/>
    <w:rsid w:val="002E1D34"/>
    <w:rsid w:val="002E1F0C"/>
    <w:rsid w:val="002E2CA8"/>
    <w:rsid w:val="002E3475"/>
    <w:rsid w:val="002E401B"/>
    <w:rsid w:val="002E6419"/>
    <w:rsid w:val="002E6BE1"/>
    <w:rsid w:val="002E7C75"/>
    <w:rsid w:val="002F0692"/>
    <w:rsid w:val="002F0A5C"/>
    <w:rsid w:val="002F0B1C"/>
    <w:rsid w:val="002F126E"/>
    <w:rsid w:val="002F1CE8"/>
    <w:rsid w:val="002F2741"/>
    <w:rsid w:val="002F27D0"/>
    <w:rsid w:val="002F2EC7"/>
    <w:rsid w:val="002F393E"/>
    <w:rsid w:val="002F409B"/>
    <w:rsid w:val="002F4A74"/>
    <w:rsid w:val="002F55C6"/>
    <w:rsid w:val="002F6BDB"/>
    <w:rsid w:val="002F7633"/>
    <w:rsid w:val="003000D7"/>
    <w:rsid w:val="003008D7"/>
    <w:rsid w:val="00300E5D"/>
    <w:rsid w:val="003012F7"/>
    <w:rsid w:val="003026E9"/>
    <w:rsid w:val="00303181"/>
    <w:rsid w:val="0030327F"/>
    <w:rsid w:val="0030351D"/>
    <w:rsid w:val="0030416A"/>
    <w:rsid w:val="003048D1"/>
    <w:rsid w:val="00305B0E"/>
    <w:rsid w:val="00306D3A"/>
    <w:rsid w:val="00307060"/>
    <w:rsid w:val="0030747C"/>
    <w:rsid w:val="003114A2"/>
    <w:rsid w:val="00311B19"/>
    <w:rsid w:val="00311D6D"/>
    <w:rsid w:val="00311FCD"/>
    <w:rsid w:val="003124F3"/>
    <w:rsid w:val="00312C6E"/>
    <w:rsid w:val="00313327"/>
    <w:rsid w:val="00313330"/>
    <w:rsid w:val="0031340A"/>
    <w:rsid w:val="00313B37"/>
    <w:rsid w:val="00313F7D"/>
    <w:rsid w:val="00314D7A"/>
    <w:rsid w:val="00314EE2"/>
    <w:rsid w:val="00314FC8"/>
    <w:rsid w:val="0031572C"/>
    <w:rsid w:val="0031779A"/>
    <w:rsid w:val="00320AE3"/>
    <w:rsid w:val="00320D98"/>
    <w:rsid w:val="00321820"/>
    <w:rsid w:val="00322C24"/>
    <w:rsid w:val="003233F4"/>
    <w:rsid w:val="003240F4"/>
    <w:rsid w:val="00326341"/>
    <w:rsid w:val="00326C93"/>
    <w:rsid w:val="00327754"/>
    <w:rsid w:val="00330300"/>
    <w:rsid w:val="003310ED"/>
    <w:rsid w:val="00331473"/>
    <w:rsid w:val="0033165A"/>
    <w:rsid w:val="00331E13"/>
    <w:rsid w:val="00332CB8"/>
    <w:rsid w:val="0033364D"/>
    <w:rsid w:val="0033562D"/>
    <w:rsid w:val="0033581F"/>
    <w:rsid w:val="003361DB"/>
    <w:rsid w:val="003363BF"/>
    <w:rsid w:val="00336406"/>
    <w:rsid w:val="00336804"/>
    <w:rsid w:val="003372BC"/>
    <w:rsid w:val="00340DFB"/>
    <w:rsid w:val="003417C4"/>
    <w:rsid w:val="00341E56"/>
    <w:rsid w:val="00345F4E"/>
    <w:rsid w:val="003469E3"/>
    <w:rsid w:val="0034787B"/>
    <w:rsid w:val="00347D1D"/>
    <w:rsid w:val="00350381"/>
    <w:rsid w:val="00351907"/>
    <w:rsid w:val="003523E5"/>
    <w:rsid w:val="003525E0"/>
    <w:rsid w:val="00353DAC"/>
    <w:rsid w:val="00353DEF"/>
    <w:rsid w:val="00353F09"/>
    <w:rsid w:val="003542E1"/>
    <w:rsid w:val="00355525"/>
    <w:rsid w:val="00355944"/>
    <w:rsid w:val="003563CD"/>
    <w:rsid w:val="003567F3"/>
    <w:rsid w:val="00356A5A"/>
    <w:rsid w:val="00357E8A"/>
    <w:rsid w:val="00360010"/>
    <w:rsid w:val="00361BE4"/>
    <w:rsid w:val="003629CF"/>
    <w:rsid w:val="003633DD"/>
    <w:rsid w:val="003641F5"/>
    <w:rsid w:val="00364A9F"/>
    <w:rsid w:val="00364C79"/>
    <w:rsid w:val="003654CB"/>
    <w:rsid w:val="003656E5"/>
    <w:rsid w:val="003666D4"/>
    <w:rsid w:val="00366DAE"/>
    <w:rsid w:val="00366FEB"/>
    <w:rsid w:val="00370782"/>
    <w:rsid w:val="0037162A"/>
    <w:rsid w:val="00371A7C"/>
    <w:rsid w:val="003721DB"/>
    <w:rsid w:val="00373BFF"/>
    <w:rsid w:val="00375DC1"/>
    <w:rsid w:val="003765B7"/>
    <w:rsid w:val="00376B47"/>
    <w:rsid w:val="00377AE1"/>
    <w:rsid w:val="00377DD3"/>
    <w:rsid w:val="0038000D"/>
    <w:rsid w:val="003801E0"/>
    <w:rsid w:val="00380CB6"/>
    <w:rsid w:val="00381B3E"/>
    <w:rsid w:val="003824BD"/>
    <w:rsid w:val="003827F7"/>
    <w:rsid w:val="00382844"/>
    <w:rsid w:val="00382AB7"/>
    <w:rsid w:val="00382CB0"/>
    <w:rsid w:val="00383083"/>
    <w:rsid w:val="003831AD"/>
    <w:rsid w:val="003839C6"/>
    <w:rsid w:val="0038614E"/>
    <w:rsid w:val="00386394"/>
    <w:rsid w:val="00386B03"/>
    <w:rsid w:val="00387936"/>
    <w:rsid w:val="003879DA"/>
    <w:rsid w:val="00387B10"/>
    <w:rsid w:val="00387E1D"/>
    <w:rsid w:val="003901B0"/>
    <w:rsid w:val="003908C4"/>
    <w:rsid w:val="0039108D"/>
    <w:rsid w:val="00391E01"/>
    <w:rsid w:val="003931B7"/>
    <w:rsid w:val="00394D72"/>
    <w:rsid w:val="003954FD"/>
    <w:rsid w:val="003957FB"/>
    <w:rsid w:val="00396132"/>
    <w:rsid w:val="003975B0"/>
    <w:rsid w:val="003979C3"/>
    <w:rsid w:val="003A0726"/>
    <w:rsid w:val="003A1618"/>
    <w:rsid w:val="003A35B4"/>
    <w:rsid w:val="003A3725"/>
    <w:rsid w:val="003A42BD"/>
    <w:rsid w:val="003A4394"/>
    <w:rsid w:val="003A4715"/>
    <w:rsid w:val="003A47DA"/>
    <w:rsid w:val="003A4BAD"/>
    <w:rsid w:val="003A5D78"/>
    <w:rsid w:val="003A66F1"/>
    <w:rsid w:val="003A6D49"/>
    <w:rsid w:val="003B0585"/>
    <w:rsid w:val="003B063B"/>
    <w:rsid w:val="003B18C0"/>
    <w:rsid w:val="003B1920"/>
    <w:rsid w:val="003B1BD8"/>
    <w:rsid w:val="003B22D8"/>
    <w:rsid w:val="003B488E"/>
    <w:rsid w:val="003B519E"/>
    <w:rsid w:val="003B5FC2"/>
    <w:rsid w:val="003B613D"/>
    <w:rsid w:val="003B67F3"/>
    <w:rsid w:val="003B6876"/>
    <w:rsid w:val="003C0494"/>
    <w:rsid w:val="003C122F"/>
    <w:rsid w:val="003C1F7C"/>
    <w:rsid w:val="003C28D4"/>
    <w:rsid w:val="003C2B9B"/>
    <w:rsid w:val="003C3D77"/>
    <w:rsid w:val="003C4779"/>
    <w:rsid w:val="003C4931"/>
    <w:rsid w:val="003C558E"/>
    <w:rsid w:val="003C5F63"/>
    <w:rsid w:val="003C6EAF"/>
    <w:rsid w:val="003C7DD2"/>
    <w:rsid w:val="003D0A0B"/>
    <w:rsid w:val="003D2CC2"/>
    <w:rsid w:val="003D30F1"/>
    <w:rsid w:val="003D35CE"/>
    <w:rsid w:val="003D40F1"/>
    <w:rsid w:val="003D50D9"/>
    <w:rsid w:val="003D565F"/>
    <w:rsid w:val="003D616E"/>
    <w:rsid w:val="003D65B2"/>
    <w:rsid w:val="003D79DA"/>
    <w:rsid w:val="003E311F"/>
    <w:rsid w:val="003E4901"/>
    <w:rsid w:val="003E4A15"/>
    <w:rsid w:val="003E4C4F"/>
    <w:rsid w:val="003E4D23"/>
    <w:rsid w:val="003F0087"/>
    <w:rsid w:val="003F012A"/>
    <w:rsid w:val="003F02DA"/>
    <w:rsid w:val="003F1EB4"/>
    <w:rsid w:val="003F26FA"/>
    <w:rsid w:val="003F29BC"/>
    <w:rsid w:val="003F2C61"/>
    <w:rsid w:val="003F3205"/>
    <w:rsid w:val="003F330A"/>
    <w:rsid w:val="003F41D5"/>
    <w:rsid w:val="003F4637"/>
    <w:rsid w:val="003F575C"/>
    <w:rsid w:val="003F5811"/>
    <w:rsid w:val="003F684E"/>
    <w:rsid w:val="003F7C16"/>
    <w:rsid w:val="004001FC"/>
    <w:rsid w:val="004012AF"/>
    <w:rsid w:val="0040159A"/>
    <w:rsid w:val="00402CBD"/>
    <w:rsid w:val="00402EF7"/>
    <w:rsid w:val="0040417A"/>
    <w:rsid w:val="004046AB"/>
    <w:rsid w:val="00404CC8"/>
    <w:rsid w:val="00404F04"/>
    <w:rsid w:val="00405EC5"/>
    <w:rsid w:val="004067BF"/>
    <w:rsid w:val="0040699C"/>
    <w:rsid w:val="00406CB3"/>
    <w:rsid w:val="00407369"/>
    <w:rsid w:val="004103BC"/>
    <w:rsid w:val="004118F9"/>
    <w:rsid w:val="00411B96"/>
    <w:rsid w:val="004135AD"/>
    <w:rsid w:val="004146ED"/>
    <w:rsid w:val="004152D9"/>
    <w:rsid w:val="0041637F"/>
    <w:rsid w:val="00416CD0"/>
    <w:rsid w:val="00417745"/>
    <w:rsid w:val="004205B3"/>
    <w:rsid w:val="00420A68"/>
    <w:rsid w:val="00420EAE"/>
    <w:rsid w:val="00422EC5"/>
    <w:rsid w:val="0042320F"/>
    <w:rsid w:val="00423D0B"/>
    <w:rsid w:val="00423D4B"/>
    <w:rsid w:val="00424D52"/>
    <w:rsid w:val="00425951"/>
    <w:rsid w:val="00426DF9"/>
    <w:rsid w:val="004272CC"/>
    <w:rsid w:val="00427BD0"/>
    <w:rsid w:val="004300DD"/>
    <w:rsid w:val="00431046"/>
    <w:rsid w:val="004310B3"/>
    <w:rsid w:val="004329CC"/>
    <w:rsid w:val="00433210"/>
    <w:rsid w:val="00433A52"/>
    <w:rsid w:val="0043450F"/>
    <w:rsid w:val="00434784"/>
    <w:rsid w:val="00434A47"/>
    <w:rsid w:val="00434B4F"/>
    <w:rsid w:val="00434E4B"/>
    <w:rsid w:val="004408CC"/>
    <w:rsid w:val="00440921"/>
    <w:rsid w:val="004422DB"/>
    <w:rsid w:val="004438FF"/>
    <w:rsid w:val="004447E0"/>
    <w:rsid w:val="004449A9"/>
    <w:rsid w:val="00444A0C"/>
    <w:rsid w:val="0044531D"/>
    <w:rsid w:val="00445E1F"/>
    <w:rsid w:val="00445F01"/>
    <w:rsid w:val="0044637A"/>
    <w:rsid w:val="004464E8"/>
    <w:rsid w:val="004509BB"/>
    <w:rsid w:val="00450C74"/>
    <w:rsid w:val="00451441"/>
    <w:rsid w:val="00451805"/>
    <w:rsid w:val="004526E0"/>
    <w:rsid w:val="00452706"/>
    <w:rsid w:val="004540F9"/>
    <w:rsid w:val="00454CD1"/>
    <w:rsid w:val="00454F4C"/>
    <w:rsid w:val="0045515E"/>
    <w:rsid w:val="00455498"/>
    <w:rsid w:val="00456A5C"/>
    <w:rsid w:val="00456BE3"/>
    <w:rsid w:val="004601B9"/>
    <w:rsid w:val="00461D37"/>
    <w:rsid w:val="00463ACD"/>
    <w:rsid w:val="00463F54"/>
    <w:rsid w:val="00464CFB"/>
    <w:rsid w:val="0046561B"/>
    <w:rsid w:val="004657A2"/>
    <w:rsid w:val="00465A28"/>
    <w:rsid w:val="004669A1"/>
    <w:rsid w:val="00466CD0"/>
    <w:rsid w:val="00466D7A"/>
    <w:rsid w:val="00470688"/>
    <w:rsid w:val="00471DF0"/>
    <w:rsid w:val="00472518"/>
    <w:rsid w:val="00474592"/>
    <w:rsid w:val="004757F9"/>
    <w:rsid w:val="00476BC6"/>
    <w:rsid w:val="00477000"/>
    <w:rsid w:val="00480745"/>
    <w:rsid w:val="00480A32"/>
    <w:rsid w:val="004827D8"/>
    <w:rsid w:val="00483B7A"/>
    <w:rsid w:val="0048476B"/>
    <w:rsid w:val="00484AFA"/>
    <w:rsid w:val="00486185"/>
    <w:rsid w:val="00486903"/>
    <w:rsid w:val="00486B12"/>
    <w:rsid w:val="00486E00"/>
    <w:rsid w:val="004905A8"/>
    <w:rsid w:val="004909B1"/>
    <w:rsid w:val="00490B0D"/>
    <w:rsid w:val="004914E2"/>
    <w:rsid w:val="00491927"/>
    <w:rsid w:val="00491B22"/>
    <w:rsid w:val="00493FDD"/>
    <w:rsid w:val="00495071"/>
    <w:rsid w:val="00495409"/>
    <w:rsid w:val="00495519"/>
    <w:rsid w:val="00495726"/>
    <w:rsid w:val="00495E76"/>
    <w:rsid w:val="00496368"/>
    <w:rsid w:val="00496D3B"/>
    <w:rsid w:val="004974E1"/>
    <w:rsid w:val="004A0329"/>
    <w:rsid w:val="004A1128"/>
    <w:rsid w:val="004A2FA2"/>
    <w:rsid w:val="004A3318"/>
    <w:rsid w:val="004A3D5A"/>
    <w:rsid w:val="004A55AE"/>
    <w:rsid w:val="004A660D"/>
    <w:rsid w:val="004A7052"/>
    <w:rsid w:val="004A7226"/>
    <w:rsid w:val="004A760C"/>
    <w:rsid w:val="004A79AA"/>
    <w:rsid w:val="004B0343"/>
    <w:rsid w:val="004B110B"/>
    <w:rsid w:val="004B1B84"/>
    <w:rsid w:val="004B2131"/>
    <w:rsid w:val="004B2585"/>
    <w:rsid w:val="004B37B0"/>
    <w:rsid w:val="004B41D2"/>
    <w:rsid w:val="004B57A0"/>
    <w:rsid w:val="004B5C4C"/>
    <w:rsid w:val="004B5CF1"/>
    <w:rsid w:val="004B6A51"/>
    <w:rsid w:val="004B7D6A"/>
    <w:rsid w:val="004C10CF"/>
    <w:rsid w:val="004C1BCA"/>
    <w:rsid w:val="004C225E"/>
    <w:rsid w:val="004C27BA"/>
    <w:rsid w:val="004C2A72"/>
    <w:rsid w:val="004C36D0"/>
    <w:rsid w:val="004C3F4F"/>
    <w:rsid w:val="004C4D4F"/>
    <w:rsid w:val="004C5690"/>
    <w:rsid w:val="004C6570"/>
    <w:rsid w:val="004D00CC"/>
    <w:rsid w:val="004D03DD"/>
    <w:rsid w:val="004D1419"/>
    <w:rsid w:val="004D4EEA"/>
    <w:rsid w:val="004D5E61"/>
    <w:rsid w:val="004D6415"/>
    <w:rsid w:val="004D661A"/>
    <w:rsid w:val="004D7A64"/>
    <w:rsid w:val="004E014D"/>
    <w:rsid w:val="004E0F95"/>
    <w:rsid w:val="004E16EF"/>
    <w:rsid w:val="004E18A1"/>
    <w:rsid w:val="004E19B6"/>
    <w:rsid w:val="004E1D57"/>
    <w:rsid w:val="004E2878"/>
    <w:rsid w:val="004E2A44"/>
    <w:rsid w:val="004E3335"/>
    <w:rsid w:val="004E3CAB"/>
    <w:rsid w:val="004E4221"/>
    <w:rsid w:val="004E460F"/>
    <w:rsid w:val="004E5007"/>
    <w:rsid w:val="004E5BFC"/>
    <w:rsid w:val="004E5C98"/>
    <w:rsid w:val="004E6080"/>
    <w:rsid w:val="004E6D6E"/>
    <w:rsid w:val="004E6E4F"/>
    <w:rsid w:val="004E7151"/>
    <w:rsid w:val="004E77B6"/>
    <w:rsid w:val="004F0772"/>
    <w:rsid w:val="004F174C"/>
    <w:rsid w:val="004F2D6C"/>
    <w:rsid w:val="004F41DB"/>
    <w:rsid w:val="004F4BF1"/>
    <w:rsid w:val="004F52A8"/>
    <w:rsid w:val="004F56EE"/>
    <w:rsid w:val="004F5D52"/>
    <w:rsid w:val="004F5D93"/>
    <w:rsid w:val="004F64FD"/>
    <w:rsid w:val="004F664D"/>
    <w:rsid w:val="004F7E17"/>
    <w:rsid w:val="0050210C"/>
    <w:rsid w:val="0050278F"/>
    <w:rsid w:val="00502DB6"/>
    <w:rsid w:val="00503D40"/>
    <w:rsid w:val="005067D5"/>
    <w:rsid w:val="00506B09"/>
    <w:rsid w:val="00506E76"/>
    <w:rsid w:val="005100F7"/>
    <w:rsid w:val="0051065D"/>
    <w:rsid w:val="00510CED"/>
    <w:rsid w:val="00511406"/>
    <w:rsid w:val="0051200D"/>
    <w:rsid w:val="00512111"/>
    <w:rsid w:val="00513003"/>
    <w:rsid w:val="00514033"/>
    <w:rsid w:val="005140B4"/>
    <w:rsid w:val="005171F1"/>
    <w:rsid w:val="0052075B"/>
    <w:rsid w:val="005215AF"/>
    <w:rsid w:val="0052292D"/>
    <w:rsid w:val="0052401A"/>
    <w:rsid w:val="00524081"/>
    <w:rsid w:val="0052587B"/>
    <w:rsid w:val="0053014B"/>
    <w:rsid w:val="00531A0B"/>
    <w:rsid w:val="00532A9C"/>
    <w:rsid w:val="00533474"/>
    <w:rsid w:val="00535F77"/>
    <w:rsid w:val="00536101"/>
    <w:rsid w:val="00540B76"/>
    <w:rsid w:val="00540E5A"/>
    <w:rsid w:val="00541A11"/>
    <w:rsid w:val="005423CC"/>
    <w:rsid w:val="005447FC"/>
    <w:rsid w:val="00545389"/>
    <w:rsid w:val="005459D4"/>
    <w:rsid w:val="005461C9"/>
    <w:rsid w:val="0054691A"/>
    <w:rsid w:val="00547523"/>
    <w:rsid w:val="00547E1B"/>
    <w:rsid w:val="00547F53"/>
    <w:rsid w:val="00550573"/>
    <w:rsid w:val="00550B5F"/>
    <w:rsid w:val="00551316"/>
    <w:rsid w:val="005517FF"/>
    <w:rsid w:val="00553CCB"/>
    <w:rsid w:val="00554208"/>
    <w:rsid w:val="00554E1A"/>
    <w:rsid w:val="00556480"/>
    <w:rsid w:val="005605EC"/>
    <w:rsid w:val="005612A3"/>
    <w:rsid w:val="00561E9D"/>
    <w:rsid w:val="005624DF"/>
    <w:rsid w:val="00562CC3"/>
    <w:rsid w:val="005647C9"/>
    <w:rsid w:val="00564A79"/>
    <w:rsid w:val="00564D04"/>
    <w:rsid w:val="00564D28"/>
    <w:rsid w:val="00565173"/>
    <w:rsid w:val="00565916"/>
    <w:rsid w:val="00567721"/>
    <w:rsid w:val="00567728"/>
    <w:rsid w:val="00567CC0"/>
    <w:rsid w:val="00570183"/>
    <w:rsid w:val="00571477"/>
    <w:rsid w:val="00572592"/>
    <w:rsid w:val="00573334"/>
    <w:rsid w:val="00574541"/>
    <w:rsid w:val="005767A1"/>
    <w:rsid w:val="00580080"/>
    <w:rsid w:val="0058136D"/>
    <w:rsid w:val="005826D0"/>
    <w:rsid w:val="00582C86"/>
    <w:rsid w:val="005834D4"/>
    <w:rsid w:val="00583635"/>
    <w:rsid w:val="00584022"/>
    <w:rsid w:val="00584A5D"/>
    <w:rsid w:val="00585860"/>
    <w:rsid w:val="005860C4"/>
    <w:rsid w:val="00586D2F"/>
    <w:rsid w:val="00587E58"/>
    <w:rsid w:val="0059061C"/>
    <w:rsid w:val="00591A54"/>
    <w:rsid w:val="00591C53"/>
    <w:rsid w:val="00592010"/>
    <w:rsid w:val="00592322"/>
    <w:rsid w:val="00592C19"/>
    <w:rsid w:val="0059336A"/>
    <w:rsid w:val="00593AE6"/>
    <w:rsid w:val="00593F7C"/>
    <w:rsid w:val="00595584"/>
    <w:rsid w:val="00596D6A"/>
    <w:rsid w:val="005A131D"/>
    <w:rsid w:val="005A2266"/>
    <w:rsid w:val="005A3735"/>
    <w:rsid w:val="005A378C"/>
    <w:rsid w:val="005A60B0"/>
    <w:rsid w:val="005A62A6"/>
    <w:rsid w:val="005A698C"/>
    <w:rsid w:val="005A714B"/>
    <w:rsid w:val="005A719C"/>
    <w:rsid w:val="005B0248"/>
    <w:rsid w:val="005B0347"/>
    <w:rsid w:val="005B16BF"/>
    <w:rsid w:val="005B1C52"/>
    <w:rsid w:val="005B24C2"/>
    <w:rsid w:val="005B3972"/>
    <w:rsid w:val="005B4B21"/>
    <w:rsid w:val="005B74A5"/>
    <w:rsid w:val="005C118D"/>
    <w:rsid w:val="005C14C1"/>
    <w:rsid w:val="005C2AA1"/>
    <w:rsid w:val="005C3A35"/>
    <w:rsid w:val="005C5B77"/>
    <w:rsid w:val="005C5F7A"/>
    <w:rsid w:val="005C6FB9"/>
    <w:rsid w:val="005C7986"/>
    <w:rsid w:val="005D1FE3"/>
    <w:rsid w:val="005D291F"/>
    <w:rsid w:val="005D3178"/>
    <w:rsid w:val="005D3219"/>
    <w:rsid w:val="005D321C"/>
    <w:rsid w:val="005D378F"/>
    <w:rsid w:val="005D3F5C"/>
    <w:rsid w:val="005D4417"/>
    <w:rsid w:val="005D5C46"/>
    <w:rsid w:val="005D63E9"/>
    <w:rsid w:val="005D697A"/>
    <w:rsid w:val="005D7009"/>
    <w:rsid w:val="005E08E2"/>
    <w:rsid w:val="005E0ADD"/>
    <w:rsid w:val="005E1031"/>
    <w:rsid w:val="005E1F6C"/>
    <w:rsid w:val="005E28B7"/>
    <w:rsid w:val="005E319A"/>
    <w:rsid w:val="005E374F"/>
    <w:rsid w:val="005E439C"/>
    <w:rsid w:val="005E4C6D"/>
    <w:rsid w:val="005E4E0E"/>
    <w:rsid w:val="005E5AD0"/>
    <w:rsid w:val="005E6D6E"/>
    <w:rsid w:val="005E7980"/>
    <w:rsid w:val="005E7BAB"/>
    <w:rsid w:val="005E7F7E"/>
    <w:rsid w:val="005F2468"/>
    <w:rsid w:val="005F40C6"/>
    <w:rsid w:val="005F41FB"/>
    <w:rsid w:val="005F44B2"/>
    <w:rsid w:val="005F54E6"/>
    <w:rsid w:val="005F60FF"/>
    <w:rsid w:val="005F6437"/>
    <w:rsid w:val="005F71B0"/>
    <w:rsid w:val="00600CB8"/>
    <w:rsid w:val="006010A6"/>
    <w:rsid w:val="00601115"/>
    <w:rsid w:val="00601B2B"/>
    <w:rsid w:val="0060240F"/>
    <w:rsid w:val="00604225"/>
    <w:rsid w:val="00605898"/>
    <w:rsid w:val="00607160"/>
    <w:rsid w:val="00607F0E"/>
    <w:rsid w:val="0061065F"/>
    <w:rsid w:val="00610756"/>
    <w:rsid w:val="00610900"/>
    <w:rsid w:val="0061243E"/>
    <w:rsid w:val="00613EA0"/>
    <w:rsid w:val="006146AF"/>
    <w:rsid w:val="00616178"/>
    <w:rsid w:val="00616B0D"/>
    <w:rsid w:val="00616D5E"/>
    <w:rsid w:val="00617538"/>
    <w:rsid w:val="006220F3"/>
    <w:rsid w:val="00622AFE"/>
    <w:rsid w:val="00623F17"/>
    <w:rsid w:val="00623F50"/>
    <w:rsid w:val="00624186"/>
    <w:rsid w:val="006246DA"/>
    <w:rsid w:val="006269A4"/>
    <w:rsid w:val="00630BB9"/>
    <w:rsid w:val="00630D89"/>
    <w:rsid w:val="0063239B"/>
    <w:rsid w:val="00633177"/>
    <w:rsid w:val="0063438A"/>
    <w:rsid w:val="00634FDA"/>
    <w:rsid w:val="00635ACB"/>
    <w:rsid w:val="00635F5A"/>
    <w:rsid w:val="00636B92"/>
    <w:rsid w:val="00640563"/>
    <w:rsid w:val="00641F82"/>
    <w:rsid w:val="006436E6"/>
    <w:rsid w:val="006436ED"/>
    <w:rsid w:val="00643FFC"/>
    <w:rsid w:val="0064451F"/>
    <w:rsid w:val="00646146"/>
    <w:rsid w:val="0064684A"/>
    <w:rsid w:val="00646C64"/>
    <w:rsid w:val="006506E4"/>
    <w:rsid w:val="00652763"/>
    <w:rsid w:val="00654211"/>
    <w:rsid w:val="006552F7"/>
    <w:rsid w:val="00655FA0"/>
    <w:rsid w:val="00657EEB"/>
    <w:rsid w:val="0066080A"/>
    <w:rsid w:val="0066085B"/>
    <w:rsid w:val="00660B4B"/>
    <w:rsid w:val="0066180B"/>
    <w:rsid w:val="0066232F"/>
    <w:rsid w:val="006637B9"/>
    <w:rsid w:val="00663DB4"/>
    <w:rsid w:val="006662CE"/>
    <w:rsid w:val="00666BEB"/>
    <w:rsid w:val="00666F0D"/>
    <w:rsid w:val="0066707E"/>
    <w:rsid w:val="00667106"/>
    <w:rsid w:val="0066747F"/>
    <w:rsid w:val="00667F4E"/>
    <w:rsid w:val="006702C1"/>
    <w:rsid w:val="00672185"/>
    <w:rsid w:val="00672FA5"/>
    <w:rsid w:val="00673A67"/>
    <w:rsid w:val="0067549C"/>
    <w:rsid w:val="00675587"/>
    <w:rsid w:val="00677287"/>
    <w:rsid w:val="006776C2"/>
    <w:rsid w:val="00677DBD"/>
    <w:rsid w:val="006802ED"/>
    <w:rsid w:val="00681B25"/>
    <w:rsid w:val="00683037"/>
    <w:rsid w:val="006831F8"/>
    <w:rsid w:val="006846D7"/>
    <w:rsid w:val="00684933"/>
    <w:rsid w:val="00684FDC"/>
    <w:rsid w:val="00685223"/>
    <w:rsid w:val="00687768"/>
    <w:rsid w:val="00687AF3"/>
    <w:rsid w:val="006901A6"/>
    <w:rsid w:val="00690704"/>
    <w:rsid w:val="0069077D"/>
    <w:rsid w:val="00692361"/>
    <w:rsid w:val="00693801"/>
    <w:rsid w:val="0069382D"/>
    <w:rsid w:val="00693F8A"/>
    <w:rsid w:val="00694787"/>
    <w:rsid w:val="00694EB5"/>
    <w:rsid w:val="00696078"/>
    <w:rsid w:val="0069665E"/>
    <w:rsid w:val="00696DC6"/>
    <w:rsid w:val="00697725"/>
    <w:rsid w:val="006978BB"/>
    <w:rsid w:val="00697CF3"/>
    <w:rsid w:val="006A01B0"/>
    <w:rsid w:val="006A10D1"/>
    <w:rsid w:val="006A1C23"/>
    <w:rsid w:val="006A2C74"/>
    <w:rsid w:val="006A4903"/>
    <w:rsid w:val="006A4C55"/>
    <w:rsid w:val="006A56CE"/>
    <w:rsid w:val="006A5D16"/>
    <w:rsid w:val="006A6B9B"/>
    <w:rsid w:val="006A6D78"/>
    <w:rsid w:val="006A744C"/>
    <w:rsid w:val="006A7BBF"/>
    <w:rsid w:val="006A7F23"/>
    <w:rsid w:val="006B0635"/>
    <w:rsid w:val="006B0F74"/>
    <w:rsid w:val="006B21D0"/>
    <w:rsid w:val="006B2C01"/>
    <w:rsid w:val="006B3366"/>
    <w:rsid w:val="006B42BB"/>
    <w:rsid w:val="006B48A5"/>
    <w:rsid w:val="006B6B35"/>
    <w:rsid w:val="006B7654"/>
    <w:rsid w:val="006B7F3D"/>
    <w:rsid w:val="006C0727"/>
    <w:rsid w:val="006C283B"/>
    <w:rsid w:val="006C2987"/>
    <w:rsid w:val="006C35C1"/>
    <w:rsid w:val="006C3DF2"/>
    <w:rsid w:val="006C769E"/>
    <w:rsid w:val="006C7DE3"/>
    <w:rsid w:val="006D134D"/>
    <w:rsid w:val="006D1AB6"/>
    <w:rsid w:val="006D2516"/>
    <w:rsid w:val="006D3BC6"/>
    <w:rsid w:val="006D5718"/>
    <w:rsid w:val="006D5AE3"/>
    <w:rsid w:val="006D5AF0"/>
    <w:rsid w:val="006D5D17"/>
    <w:rsid w:val="006D7B7A"/>
    <w:rsid w:val="006E0022"/>
    <w:rsid w:val="006E0541"/>
    <w:rsid w:val="006E2215"/>
    <w:rsid w:val="006E2F39"/>
    <w:rsid w:val="006E3A95"/>
    <w:rsid w:val="006E59C8"/>
    <w:rsid w:val="006E5B95"/>
    <w:rsid w:val="006E5C05"/>
    <w:rsid w:val="006E600E"/>
    <w:rsid w:val="006E6180"/>
    <w:rsid w:val="006E6456"/>
    <w:rsid w:val="006E6694"/>
    <w:rsid w:val="006E7C7D"/>
    <w:rsid w:val="006F0BCF"/>
    <w:rsid w:val="006F18F5"/>
    <w:rsid w:val="006F1BC4"/>
    <w:rsid w:val="006F27AE"/>
    <w:rsid w:val="006F4097"/>
    <w:rsid w:val="006F50F4"/>
    <w:rsid w:val="006F5EB7"/>
    <w:rsid w:val="006F5FE8"/>
    <w:rsid w:val="006F67A0"/>
    <w:rsid w:val="006F731C"/>
    <w:rsid w:val="00700632"/>
    <w:rsid w:val="00701517"/>
    <w:rsid w:val="00701B8C"/>
    <w:rsid w:val="00701D02"/>
    <w:rsid w:val="0070253C"/>
    <w:rsid w:val="00703682"/>
    <w:rsid w:val="00703B2A"/>
    <w:rsid w:val="00703B44"/>
    <w:rsid w:val="00705B53"/>
    <w:rsid w:val="00706856"/>
    <w:rsid w:val="0070708D"/>
    <w:rsid w:val="007078A5"/>
    <w:rsid w:val="00707FEB"/>
    <w:rsid w:val="00711474"/>
    <w:rsid w:val="007132D0"/>
    <w:rsid w:val="00713FF4"/>
    <w:rsid w:val="00715AD4"/>
    <w:rsid w:val="00715E70"/>
    <w:rsid w:val="00716559"/>
    <w:rsid w:val="00717734"/>
    <w:rsid w:val="00717CD5"/>
    <w:rsid w:val="00717D3F"/>
    <w:rsid w:val="00720100"/>
    <w:rsid w:val="00720373"/>
    <w:rsid w:val="00720910"/>
    <w:rsid w:val="00720C75"/>
    <w:rsid w:val="00722283"/>
    <w:rsid w:val="007227E8"/>
    <w:rsid w:val="00722A1D"/>
    <w:rsid w:val="00725184"/>
    <w:rsid w:val="00725D1E"/>
    <w:rsid w:val="007267AF"/>
    <w:rsid w:val="00730646"/>
    <w:rsid w:val="00730779"/>
    <w:rsid w:val="00732A2E"/>
    <w:rsid w:val="00732B10"/>
    <w:rsid w:val="00736266"/>
    <w:rsid w:val="007368D8"/>
    <w:rsid w:val="00737E4D"/>
    <w:rsid w:val="007404DA"/>
    <w:rsid w:val="0074068E"/>
    <w:rsid w:val="00740CA9"/>
    <w:rsid w:val="0074172A"/>
    <w:rsid w:val="00742214"/>
    <w:rsid w:val="007440B5"/>
    <w:rsid w:val="00744C77"/>
    <w:rsid w:val="00745869"/>
    <w:rsid w:val="00745DB1"/>
    <w:rsid w:val="0074677E"/>
    <w:rsid w:val="00747186"/>
    <w:rsid w:val="00747A1B"/>
    <w:rsid w:val="00747BA1"/>
    <w:rsid w:val="00750527"/>
    <w:rsid w:val="0075186A"/>
    <w:rsid w:val="007522B6"/>
    <w:rsid w:val="007530EB"/>
    <w:rsid w:val="00754E4F"/>
    <w:rsid w:val="0075584A"/>
    <w:rsid w:val="00756D5F"/>
    <w:rsid w:val="00756F12"/>
    <w:rsid w:val="00757762"/>
    <w:rsid w:val="0076022D"/>
    <w:rsid w:val="00760403"/>
    <w:rsid w:val="00760F41"/>
    <w:rsid w:val="007610B8"/>
    <w:rsid w:val="00761726"/>
    <w:rsid w:val="00761EF5"/>
    <w:rsid w:val="00762836"/>
    <w:rsid w:val="00763C48"/>
    <w:rsid w:val="007651AD"/>
    <w:rsid w:val="00766D37"/>
    <w:rsid w:val="007732B7"/>
    <w:rsid w:val="00773C2D"/>
    <w:rsid w:val="00774252"/>
    <w:rsid w:val="00774EB7"/>
    <w:rsid w:val="00775C2A"/>
    <w:rsid w:val="00776B1F"/>
    <w:rsid w:val="007776E0"/>
    <w:rsid w:val="007801F0"/>
    <w:rsid w:val="0078056C"/>
    <w:rsid w:val="007841AF"/>
    <w:rsid w:val="00785D8D"/>
    <w:rsid w:val="0078611A"/>
    <w:rsid w:val="00787643"/>
    <w:rsid w:val="0079040B"/>
    <w:rsid w:val="0079063F"/>
    <w:rsid w:val="00791075"/>
    <w:rsid w:val="007913D1"/>
    <w:rsid w:val="00791A71"/>
    <w:rsid w:val="00792591"/>
    <w:rsid w:val="007925EA"/>
    <w:rsid w:val="00793031"/>
    <w:rsid w:val="00793E1B"/>
    <w:rsid w:val="007943D8"/>
    <w:rsid w:val="00796A8E"/>
    <w:rsid w:val="0079782F"/>
    <w:rsid w:val="007A0018"/>
    <w:rsid w:val="007A01C6"/>
    <w:rsid w:val="007A0985"/>
    <w:rsid w:val="007A0B97"/>
    <w:rsid w:val="007A0EAE"/>
    <w:rsid w:val="007A150E"/>
    <w:rsid w:val="007A1DB7"/>
    <w:rsid w:val="007A1F25"/>
    <w:rsid w:val="007A28BD"/>
    <w:rsid w:val="007A3031"/>
    <w:rsid w:val="007A397F"/>
    <w:rsid w:val="007A3FDB"/>
    <w:rsid w:val="007A56BA"/>
    <w:rsid w:val="007A597F"/>
    <w:rsid w:val="007A64F8"/>
    <w:rsid w:val="007A653D"/>
    <w:rsid w:val="007B0429"/>
    <w:rsid w:val="007B343F"/>
    <w:rsid w:val="007B3D23"/>
    <w:rsid w:val="007B4F13"/>
    <w:rsid w:val="007B6BEB"/>
    <w:rsid w:val="007C270A"/>
    <w:rsid w:val="007C35DB"/>
    <w:rsid w:val="007C39FF"/>
    <w:rsid w:val="007C4344"/>
    <w:rsid w:val="007C4975"/>
    <w:rsid w:val="007C57C0"/>
    <w:rsid w:val="007C730F"/>
    <w:rsid w:val="007C7D57"/>
    <w:rsid w:val="007D066F"/>
    <w:rsid w:val="007D06A5"/>
    <w:rsid w:val="007D1BA0"/>
    <w:rsid w:val="007D31DF"/>
    <w:rsid w:val="007D3507"/>
    <w:rsid w:val="007D3D4F"/>
    <w:rsid w:val="007D41A0"/>
    <w:rsid w:val="007D47FB"/>
    <w:rsid w:val="007D4955"/>
    <w:rsid w:val="007D4B87"/>
    <w:rsid w:val="007D4EA4"/>
    <w:rsid w:val="007D4F90"/>
    <w:rsid w:val="007D551F"/>
    <w:rsid w:val="007D6BF0"/>
    <w:rsid w:val="007E01DD"/>
    <w:rsid w:val="007E1D06"/>
    <w:rsid w:val="007E2A48"/>
    <w:rsid w:val="007E2B6B"/>
    <w:rsid w:val="007E3205"/>
    <w:rsid w:val="007E39E3"/>
    <w:rsid w:val="007E4356"/>
    <w:rsid w:val="007E48BF"/>
    <w:rsid w:val="007E5644"/>
    <w:rsid w:val="007E6060"/>
    <w:rsid w:val="007E650B"/>
    <w:rsid w:val="007E69BA"/>
    <w:rsid w:val="007E6CEB"/>
    <w:rsid w:val="007E78C6"/>
    <w:rsid w:val="007F0AB7"/>
    <w:rsid w:val="007F141A"/>
    <w:rsid w:val="007F1F18"/>
    <w:rsid w:val="007F38AE"/>
    <w:rsid w:val="007F54C7"/>
    <w:rsid w:val="007F7113"/>
    <w:rsid w:val="007F7D2E"/>
    <w:rsid w:val="0080049E"/>
    <w:rsid w:val="00800AC1"/>
    <w:rsid w:val="00800FF6"/>
    <w:rsid w:val="00801293"/>
    <w:rsid w:val="0080163D"/>
    <w:rsid w:val="00802003"/>
    <w:rsid w:val="008024EC"/>
    <w:rsid w:val="00803102"/>
    <w:rsid w:val="008040F4"/>
    <w:rsid w:val="00804FDD"/>
    <w:rsid w:val="008054D7"/>
    <w:rsid w:val="00805A2C"/>
    <w:rsid w:val="008065DC"/>
    <w:rsid w:val="00807053"/>
    <w:rsid w:val="0081095C"/>
    <w:rsid w:val="00810C92"/>
    <w:rsid w:val="00810F1E"/>
    <w:rsid w:val="00811111"/>
    <w:rsid w:val="00811DA5"/>
    <w:rsid w:val="00811E75"/>
    <w:rsid w:val="00813971"/>
    <w:rsid w:val="00814816"/>
    <w:rsid w:val="00815323"/>
    <w:rsid w:val="00815C91"/>
    <w:rsid w:val="00816086"/>
    <w:rsid w:val="008160F4"/>
    <w:rsid w:val="008162F6"/>
    <w:rsid w:val="00816A7C"/>
    <w:rsid w:val="00820C88"/>
    <w:rsid w:val="00823399"/>
    <w:rsid w:val="0082345F"/>
    <w:rsid w:val="00823A4A"/>
    <w:rsid w:val="00825288"/>
    <w:rsid w:val="00830416"/>
    <w:rsid w:val="00830D91"/>
    <w:rsid w:val="008313CD"/>
    <w:rsid w:val="008322B7"/>
    <w:rsid w:val="00832506"/>
    <w:rsid w:val="0083289B"/>
    <w:rsid w:val="00832E7D"/>
    <w:rsid w:val="00833D13"/>
    <w:rsid w:val="00835321"/>
    <w:rsid w:val="0083584E"/>
    <w:rsid w:val="00836627"/>
    <w:rsid w:val="00836B99"/>
    <w:rsid w:val="00837109"/>
    <w:rsid w:val="0083789C"/>
    <w:rsid w:val="00837FF0"/>
    <w:rsid w:val="008417D7"/>
    <w:rsid w:val="00841FA2"/>
    <w:rsid w:val="00842285"/>
    <w:rsid w:val="0084738B"/>
    <w:rsid w:val="008475A1"/>
    <w:rsid w:val="00850A0D"/>
    <w:rsid w:val="00850E2A"/>
    <w:rsid w:val="008511B3"/>
    <w:rsid w:val="008531F7"/>
    <w:rsid w:val="00855115"/>
    <w:rsid w:val="00856A0C"/>
    <w:rsid w:val="008578B7"/>
    <w:rsid w:val="00860898"/>
    <w:rsid w:val="00860D40"/>
    <w:rsid w:val="00861254"/>
    <w:rsid w:val="00861A09"/>
    <w:rsid w:val="00862247"/>
    <w:rsid w:val="00862384"/>
    <w:rsid w:val="008624CF"/>
    <w:rsid w:val="00862502"/>
    <w:rsid w:val="0086270A"/>
    <w:rsid w:val="00862986"/>
    <w:rsid w:val="00863B33"/>
    <w:rsid w:val="0086423E"/>
    <w:rsid w:val="008644B4"/>
    <w:rsid w:val="0086485F"/>
    <w:rsid w:val="00866187"/>
    <w:rsid w:val="00867697"/>
    <w:rsid w:val="008701CF"/>
    <w:rsid w:val="00871468"/>
    <w:rsid w:val="008723BE"/>
    <w:rsid w:val="00872EAE"/>
    <w:rsid w:val="0087357D"/>
    <w:rsid w:val="008735FF"/>
    <w:rsid w:val="00873A61"/>
    <w:rsid w:val="00874208"/>
    <w:rsid w:val="008760B3"/>
    <w:rsid w:val="00876322"/>
    <w:rsid w:val="00876813"/>
    <w:rsid w:val="00876922"/>
    <w:rsid w:val="0087721D"/>
    <w:rsid w:val="0087726B"/>
    <w:rsid w:val="008776E8"/>
    <w:rsid w:val="00877ECE"/>
    <w:rsid w:val="00880906"/>
    <w:rsid w:val="00880C55"/>
    <w:rsid w:val="00882109"/>
    <w:rsid w:val="00883766"/>
    <w:rsid w:val="00883D19"/>
    <w:rsid w:val="00883F15"/>
    <w:rsid w:val="008845C6"/>
    <w:rsid w:val="00884C38"/>
    <w:rsid w:val="00884FA0"/>
    <w:rsid w:val="00885223"/>
    <w:rsid w:val="0088546B"/>
    <w:rsid w:val="00886A61"/>
    <w:rsid w:val="008870DF"/>
    <w:rsid w:val="00891BF9"/>
    <w:rsid w:val="00892942"/>
    <w:rsid w:val="00892FBB"/>
    <w:rsid w:val="00893237"/>
    <w:rsid w:val="00893F76"/>
    <w:rsid w:val="00896742"/>
    <w:rsid w:val="00897134"/>
    <w:rsid w:val="0089730E"/>
    <w:rsid w:val="00897831"/>
    <w:rsid w:val="008A0EF9"/>
    <w:rsid w:val="008A1781"/>
    <w:rsid w:val="008A21AA"/>
    <w:rsid w:val="008A3484"/>
    <w:rsid w:val="008A34F4"/>
    <w:rsid w:val="008A3D08"/>
    <w:rsid w:val="008A4AB4"/>
    <w:rsid w:val="008A568F"/>
    <w:rsid w:val="008A5D28"/>
    <w:rsid w:val="008A5FC3"/>
    <w:rsid w:val="008A63ED"/>
    <w:rsid w:val="008A641D"/>
    <w:rsid w:val="008A67C2"/>
    <w:rsid w:val="008A71C7"/>
    <w:rsid w:val="008A75EB"/>
    <w:rsid w:val="008B082D"/>
    <w:rsid w:val="008B10C8"/>
    <w:rsid w:val="008B1B69"/>
    <w:rsid w:val="008B2587"/>
    <w:rsid w:val="008B2FDA"/>
    <w:rsid w:val="008B33C1"/>
    <w:rsid w:val="008B3892"/>
    <w:rsid w:val="008B47B9"/>
    <w:rsid w:val="008B52E8"/>
    <w:rsid w:val="008B53C0"/>
    <w:rsid w:val="008B573B"/>
    <w:rsid w:val="008B6443"/>
    <w:rsid w:val="008B71D0"/>
    <w:rsid w:val="008C1232"/>
    <w:rsid w:val="008C19B1"/>
    <w:rsid w:val="008C2A0A"/>
    <w:rsid w:val="008C2D56"/>
    <w:rsid w:val="008C3E45"/>
    <w:rsid w:val="008C410E"/>
    <w:rsid w:val="008C4421"/>
    <w:rsid w:val="008C45C8"/>
    <w:rsid w:val="008D0072"/>
    <w:rsid w:val="008D2E3D"/>
    <w:rsid w:val="008D364E"/>
    <w:rsid w:val="008D41B9"/>
    <w:rsid w:val="008D6309"/>
    <w:rsid w:val="008D7E9C"/>
    <w:rsid w:val="008E0AFA"/>
    <w:rsid w:val="008E2F5F"/>
    <w:rsid w:val="008E385C"/>
    <w:rsid w:val="008E3B77"/>
    <w:rsid w:val="008E3C8A"/>
    <w:rsid w:val="008E408F"/>
    <w:rsid w:val="008E551C"/>
    <w:rsid w:val="008E5730"/>
    <w:rsid w:val="008E5C57"/>
    <w:rsid w:val="008E5CA0"/>
    <w:rsid w:val="008E607A"/>
    <w:rsid w:val="008E6BEE"/>
    <w:rsid w:val="008E76E4"/>
    <w:rsid w:val="008F0225"/>
    <w:rsid w:val="008F08C8"/>
    <w:rsid w:val="008F0A44"/>
    <w:rsid w:val="008F35DF"/>
    <w:rsid w:val="008F3B06"/>
    <w:rsid w:val="008F4E19"/>
    <w:rsid w:val="008F5960"/>
    <w:rsid w:val="008F5A79"/>
    <w:rsid w:val="008F5ACB"/>
    <w:rsid w:val="008F5BD3"/>
    <w:rsid w:val="008F5E16"/>
    <w:rsid w:val="008F7465"/>
    <w:rsid w:val="009025A4"/>
    <w:rsid w:val="009028DD"/>
    <w:rsid w:val="00903017"/>
    <w:rsid w:val="00903B16"/>
    <w:rsid w:val="00903BFB"/>
    <w:rsid w:val="009040EB"/>
    <w:rsid w:val="00904B23"/>
    <w:rsid w:val="0090604E"/>
    <w:rsid w:val="00907B34"/>
    <w:rsid w:val="00907D42"/>
    <w:rsid w:val="00907DD8"/>
    <w:rsid w:val="00911401"/>
    <w:rsid w:val="00912004"/>
    <w:rsid w:val="00912CA5"/>
    <w:rsid w:val="00913BB2"/>
    <w:rsid w:val="00913F4C"/>
    <w:rsid w:val="00914CC7"/>
    <w:rsid w:val="009152E7"/>
    <w:rsid w:val="00916739"/>
    <w:rsid w:val="00917454"/>
    <w:rsid w:val="00917EB1"/>
    <w:rsid w:val="00917FDB"/>
    <w:rsid w:val="009209C9"/>
    <w:rsid w:val="0092104E"/>
    <w:rsid w:val="00922546"/>
    <w:rsid w:val="009243DD"/>
    <w:rsid w:val="00924BDD"/>
    <w:rsid w:val="00924D37"/>
    <w:rsid w:val="0092568B"/>
    <w:rsid w:val="00925B2A"/>
    <w:rsid w:val="00925FC9"/>
    <w:rsid w:val="00926752"/>
    <w:rsid w:val="00926DAB"/>
    <w:rsid w:val="009278A1"/>
    <w:rsid w:val="0093014E"/>
    <w:rsid w:val="00930DAF"/>
    <w:rsid w:val="00931578"/>
    <w:rsid w:val="00932055"/>
    <w:rsid w:val="00932992"/>
    <w:rsid w:val="00932D80"/>
    <w:rsid w:val="009336D1"/>
    <w:rsid w:val="00933CA3"/>
    <w:rsid w:val="009344BB"/>
    <w:rsid w:val="009344D5"/>
    <w:rsid w:val="00934CF8"/>
    <w:rsid w:val="00934D0A"/>
    <w:rsid w:val="009351C5"/>
    <w:rsid w:val="00935EBA"/>
    <w:rsid w:val="00936456"/>
    <w:rsid w:val="00936DF6"/>
    <w:rsid w:val="00937258"/>
    <w:rsid w:val="009377E4"/>
    <w:rsid w:val="009378E3"/>
    <w:rsid w:val="009400CB"/>
    <w:rsid w:val="009407BD"/>
    <w:rsid w:val="0094090A"/>
    <w:rsid w:val="00940D85"/>
    <w:rsid w:val="009418E3"/>
    <w:rsid w:val="00941BD3"/>
    <w:rsid w:val="009435E5"/>
    <w:rsid w:val="009444E2"/>
    <w:rsid w:val="00945D6C"/>
    <w:rsid w:val="00946108"/>
    <w:rsid w:val="00946B61"/>
    <w:rsid w:val="0094791A"/>
    <w:rsid w:val="009530BE"/>
    <w:rsid w:val="00954228"/>
    <w:rsid w:val="0095440C"/>
    <w:rsid w:val="009544CF"/>
    <w:rsid w:val="00954828"/>
    <w:rsid w:val="00955518"/>
    <w:rsid w:val="009600EF"/>
    <w:rsid w:val="009600F1"/>
    <w:rsid w:val="00960DF5"/>
    <w:rsid w:val="009613B6"/>
    <w:rsid w:val="009613E4"/>
    <w:rsid w:val="009625D5"/>
    <w:rsid w:val="00963906"/>
    <w:rsid w:val="00964A4C"/>
    <w:rsid w:val="00964B1C"/>
    <w:rsid w:val="00965171"/>
    <w:rsid w:val="0096531F"/>
    <w:rsid w:val="00967D08"/>
    <w:rsid w:val="00967E9D"/>
    <w:rsid w:val="00967FF5"/>
    <w:rsid w:val="00970612"/>
    <w:rsid w:val="0097191A"/>
    <w:rsid w:val="00971A39"/>
    <w:rsid w:val="00971F65"/>
    <w:rsid w:val="0097287D"/>
    <w:rsid w:val="00973442"/>
    <w:rsid w:val="0097444F"/>
    <w:rsid w:val="009755C6"/>
    <w:rsid w:val="00975F27"/>
    <w:rsid w:val="009767A6"/>
    <w:rsid w:val="009768ED"/>
    <w:rsid w:val="009802B0"/>
    <w:rsid w:val="00980438"/>
    <w:rsid w:val="00981B2B"/>
    <w:rsid w:val="0098214A"/>
    <w:rsid w:val="00982456"/>
    <w:rsid w:val="0098273B"/>
    <w:rsid w:val="00983722"/>
    <w:rsid w:val="00983D97"/>
    <w:rsid w:val="00983F02"/>
    <w:rsid w:val="009853FD"/>
    <w:rsid w:val="0098554D"/>
    <w:rsid w:val="00985EDF"/>
    <w:rsid w:val="00986287"/>
    <w:rsid w:val="0098723F"/>
    <w:rsid w:val="0099202D"/>
    <w:rsid w:val="00992F28"/>
    <w:rsid w:val="00993C9D"/>
    <w:rsid w:val="009940A3"/>
    <w:rsid w:val="00994B1C"/>
    <w:rsid w:val="00996FA1"/>
    <w:rsid w:val="009A019B"/>
    <w:rsid w:val="009A05BB"/>
    <w:rsid w:val="009A0A1C"/>
    <w:rsid w:val="009A186A"/>
    <w:rsid w:val="009A1FB5"/>
    <w:rsid w:val="009A2F6A"/>
    <w:rsid w:val="009A4BC1"/>
    <w:rsid w:val="009A6AA2"/>
    <w:rsid w:val="009A6E6B"/>
    <w:rsid w:val="009A7384"/>
    <w:rsid w:val="009A756B"/>
    <w:rsid w:val="009B1603"/>
    <w:rsid w:val="009B2752"/>
    <w:rsid w:val="009B2780"/>
    <w:rsid w:val="009B4324"/>
    <w:rsid w:val="009B497A"/>
    <w:rsid w:val="009B4E0C"/>
    <w:rsid w:val="009B58B3"/>
    <w:rsid w:val="009B5D5C"/>
    <w:rsid w:val="009B62A6"/>
    <w:rsid w:val="009B75D3"/>
    <w:rsid w:val="009B7B2B"/>
    <w:rsid w:val="009C198D"/>
    <w:rsid w:val="009C1DB8"/>
    <w:rsid w:val="009C2BC3"/>
    <w:rsid w:val="009C32FB"/>
    <w:rsid w:val="009C34A0"/>
    <w:rsid w:val="009C3D3F"/>
    <w:rsid w:val="009C4DEA"/>
    <w:rsid w:val="009C51C4"/>
    <w:rsid w:val="009C5B1F"/>
    <w:rsid w:val="009C7527"/>
    <w:rsid w:val="009D0079"/>
    <w:rsid w:val="009D0131"/>
    <w:rsid w:val="009D116B"/>
    <w:rsid w:val="009D1618"/>
    <w:rsid w:val="009D1BCA"/>
    <w:rsid w:val="009D2360"/>
    <w:rsid w:val="009D24D6"/>
    <w:rsid w:val="009D351E"/>
    <w:rsid w:val="009D5CDC"/>
    <w:rsid w:val="009D67DB"/>
    <w:rsid w:val="009D6E88"/>
    <w:rsid w:val="009D76CE"/>
    <w:rsid w:val="009D7926"/>
    <w:rsid w:val="009E1C25"/>
    <w:rsid w:val="009E2079"/>
    <w:rsid w:val="009E3061"/>
    <w:rsid w:val="009E35C6"/>
    <w:rsid w:val="009E588C"/>
    <w:rsid w:val="009E5CA2"/>
    <w:rsid w:val="009E64E4"/>
    <w:rsid w:val="009E7747"/>
    <w:rsid w:val="009F00F9"/>
    <w:rsid w:val="009F0FAD"/>
    <w:rsid w:val="009F3633"/>
    <w:rsid w:val="009F377A"/>
    <w:rsid w:val="009F394F"/>
    <w:rsid w:val="009F4F5E"/>
    <w:rsid w:val="009F5A74"/>
    <w:rsid w:val="009F68BF"/>
    <w:rsid w:val="009F7083"/>
    <w:rsid w:val="009F759A"/>
    <w:rsid w:val="009F7F06"/>
    <w:rsid w:val="00A0023A"/>
    <w:rsid w:val="00A0093E"/>
    <w:rsid w:val="00A00CD3"/>
    <w:rsid w:val="00A03F1D"/>
    <w:rsid w:val="00A04E82"/>
    <w:rsid w:val="00A05005"/>
    <w:rsid w:val="00A0527C"/>
    <w:rsid w:val="00A054F3"/>
    <w:rsid w:val="00A065DD"/>
    <w:rsid w:val="00A06941"/>
    <w:rsid w:val="00A075A5"/>
    <w:rsid w:val="00A10040"/>
    <w:rsid w:val="00A104CB"/>
    <w:rsid w:val="00A10C2A"/>
    <w:rsid w:val="00A112A8"/>
    <w:rsid w:val="00A12D38"/>
    <w:rsid w:val="00A12D3D"/>
    <w:rsid w:val="00A12FF5"/>
    <w:rsid w:val="00A13206"/>
    <w:rsid w:val="00A1424F"/>
    <w:rsid w:val="00A14AE2"/>
    <w:rsid w:val="00A15328"/>
    <w:rsid w:val="00A159CC"/>
    <w:rsid w:val="00A15DBA"/>
    <w:rsid w:val="00A15DEE"/>
    <w:rsid w:val="00A15F00"/>
    <w:rsid w:val="00A16342"/>
    <w:rsid w:val="00A17864"/>
    <w:rsid w:val="00A20C68"/>
    <w:rsid w:val="00A2170D"/>
    <w:rsid w:val="00A2198B"/>
    <w:rsid w:val="00A22596"/>
    <w:rsid w:val="00A246D9"/>
    <w:rsid w:val="00A25A74"/>
    <w:rsid w:val="00A262AF"/>
    <w:rsid w:val="00A26933"/>
    <w:rsid w:val="00A2700A"/>
    <w:rsid w:val="00A27489"/>
    <w:rsid w:val="00A27DF9"/>
    <w:rsid w:val="00A308C5"/>
    <w:rsid w:val="00A31174"/>
    <w:rsid w:val="00A31BA0"/>
    <w:rsid w:val="00A31BC2"/>
    <w:rsid w:val="00A31C5D"/>
    <w:rsid w:val="00A31CFF"/>
    <w:rsid w:val="00A32096"/>
    <w:rsid w:val="00A32186"/>
    <w:rsid w:val="00A3230E"/>
    <w:rsid w:val="00A32753"/>
    <w:rsid w:val="00A33FE1"/>
    <w:rsid w:val="00A34317"/>
    <w:rsid w:val="00A3602E"/>
    <w:rsid w:val="00A369C3"/>
    <w:rsid w:val="00A36EFB"/>
    <w:rsid w:val="00A37E10"/>
    <w:rsid w:val="00A401A9"/>
    <w:rsid w:val="00A403AA"/>
    <w:rsid w:val="00A42732"/>
    <w:rsid w:val="00A43985"/>
    <w:rsid w:val="00A43CCB"/>
    <w:rsid w:val="00A4543A"/>
    <w:rsid w:val="00A4561E"/>
    <w:rsid w:val="00A464E5"/>
    <w:rsid w:val="00A4699D"/>
    <w:rsid w:val="00A47F9D"/>
    <w:rsid w:val="00A50879"/>
    <w:rsid w:val="00A50CE7"/>
    <w:rsid w:val="00A50F82"/>
    <w:rsid w:val="00A51DAE"/>
    <w:rsid w:val="00A522D5"/>
    <w:rsid w:val="00A53565"/>
    <w:rsid w:val="00A53A4F"/>
    <w:rsid w:val="00A53EBF"/>
    <w:rsid w:val="00A57669"/>
    <w:rsid w:val="00A57A4D"/>
    <w:rsid w:val="00A57D0B"/>
    <w:rsid w:val="00A57EAB"/>
    <w:rsid w:val="00A600E5"/>
    <w:rsid w:val="00A61E37"/>
    <w:rsid w:val="00A633BD"/>
    <w:rsid w:val="00A636CE"/>
    <w:rsid w:val="00A63BB5"/>
    <w:rsid w:val="00A64646"/>
    <w:rsid w:val="00A64F7D"/>
    <w:rsid w:val="00A656E6"/>
    <w:rsid w:val="00A668F6"/>
    <w:rsid w:val="00A66CA8"/>
    <w:rsid w:val="00A66D2C"/>
    <w:rsid w:val="00A6720E"/>
    <w:rsid w:val="00A70687"/>
    <w:rsid w:val="00A718F6"/>
    <w:rsid w:val="00A73BD0"/>
    <w:rsid w:val="00A74F77"/>
    <w:rsid w:val="00A75AA6"/>
    <w:rsid w:val="00A764BE"/>
    <w:rsid w:val="00A76859"/>
    <w:rsid w:val="00A77871"/>
    <w:rsid w:val="00A77B08"/>
    <w:rsid w:val="00A77EDC"/>
    <w:rsid w:val="00A820CA"/>
    <w:rsid w:val="00A821F3"/>
    <w:rsid w:val="00A840A8"/>
    <w:rsid w:val="00A84BBC"/>
    <w:rsid w:val="00A85BA1"/>
    <w:rsid w:val="00A8685C"/>
    <w:rsid w:val="00A86EAC"/>
    <w:rsid w:val="00A86ECA"/>
    <w:rsid w:val="00A878C7"/>
    <w:rsid w:val="00A87B86"/>
    <w:rsid w:val="00A90565"/>
    <w:rsid w:val="00A9250B"/>
    <w:rsid w:val="00A9327D"/>
    <w:rsid w:val="00A93F19"/>
    <w:rsid w:val="00A9420F"/>
    <w:rsid w:val="00A954CA"/>
    <w:rsid w:val="00A9604B"/>
    <w:rsid w:val="00A97040"/>
    <w:rsid w:val="00A97534"/>
    <w:rsid w:val="00A978FD"/>
    <w:rsid w:val="00AA01C4"/>
    <w:rsid w:val="00AA0997"/>
    <w:rsid w:val="00AA147C"/>
    <w:rsid w:val="00AA1FA7"/>
    <w:rsid w:val="00AA2141"/>
    <w:rsid w:val="00AA2727"/>
    <w:rsid w:val="00AA2782"/>
    <w:rsid w:val="00AA3440"/>
    <w:rsid w:val="00AA480D"/>
    <w:rsid w:val="00AA488B"/>
    <w:rsid w:val="00AA7584"/>
    <w:rsid w:val="00AA7B2B"/>
    <w:rsid w:val="00AB02FA"/>
    <w:rsid w:val="00AB11B8"/>
    <w:rsid w:val="00AB464B"/>
    <w:rsid w:val="00AB4AD5"/>
    <w:rsid w:val="00AB4E9E"/>
    <w:rsid w:val="00AB56E4"/>
    <w:rsid w:val="00AB5DBE"/>
    <w:rsid w:val="00AB6B12"/>
    <w:rsid w:val="00AB7C9B"/>
    <w:rsid w:val="00AC0AFA"/>
    <w:rsid w:val="00AC0EAB"/>
    <w:rsid w:val="00AC1762"/>
    <w:rsid w:val="00AC1CA3"/>
    <w:rsid w:val="00AC384C"/>
    <w:rsid w:val="00AC5813"/>
    <w:rsid w:val="00AC693E"/>
    <w:rsid w:val="00AC6B3E"/>
    <w:rsid w:val="00AC6F1E"/>
    <w:rsid w:val="00AC713C"/>
    <w:rsid w:val="00AD01D8"/>
    <w:rsid w:val="00AD05C7"/>
    <w:rsid w:val="00AD1DB8"/>
    <w:rsid w:val="00AD21DB"/>
    <w:rsid w:val="00AD3351"/>
    <w:rsid w:val="00AD5167"/>
    <w:rsid w:val="00AD695E"/>
    <w:rsid w:val="00AD7B09"/>
    <w:rsid w:val="00AD7CDF"/>
    <w:rsid w:val="00AE0A9B"/>
    <w:rsid w:val="00AE2602"/>
    <w:rsid w:val="00AE465B"/>
    <w:rsid w:val="00AE4811"/>
    <w:rsid w:val="00AE62FC"/>
    <w:rsid w:val="00AE6D86"/>
    <w:rsid w:val="00AE796C"/>
    <w:rsid w:val="00AE7DC5"/>
    <w:rsid w:val="00AF0F20"/>
    <w:rsid w:val="00AF14E9"/>
    <w:rsid w:val="00AF1BE0"/>
    <w:rsid w:val="00AF2FF6"/>
    <w:rsid w:val="00AF38C6"/>
    <w:rsid w:val="00AF541B"/>
    <w:rsid w:val="00AF552A"/>
    <w:rsid w:val="00AF5E20"/>
    <w:rsid w:val="00AF6756"/>
    <w:rsid w:val="00AF6BB7"/>
    <w:rsid w:val="00AF6CDA"/>
    <w:rsid w:val="00AF7193"/>
    <w:rsid w:val="00AF7494"/>
    <w:rsid w:val="00AF77AB"/>
    <w:rsid w:val="00AF79E4"/>
    <w:rsid w:val="00AF7F10"/>
    <w:rsid w:val="00B00380"/>
    <w:rsid w:val="00B006CD"/>
    <w:rsid w:val="00B00C0B"/>
    <w:rsid w:val="00B01761"/>
    <w:rsid w:val="00B02740"/>
    <w:rsid w:val="00B02B23"/>
    <w:rsid w:val="00B02EA8"/>
    <w:rsid w:val="00B040A6"/>
    <w:rsid w:val="00B0443B"/>
    <w:rsid w:val="00B049A4"/>
    <w:rsid w:val="00B05105"/>
    <w:rsid w:val="00B05F12"/>
    <w:rsid w:val="00B06128"/>
    <w:rsid w:val="00B07805"/>
    <w:rsid w:val="00B10B7C"/>
    <w:rsid w:val="00B11F2C"/>
    <w:rsid w:val="00B12431"/>
    <w:rsid w:val="00B13652"/>
    <w:rsid w:val="00B137B8"/>
    <w:rsid w:val="00B1451E"/>
    <w:rsid w:val="00B157C1"/>
    <w:rsid w:val="00B16956"/>
    <w:rsid w:val="00B16DE7"/>
    <w:rsid w:val="00B1711B"/>
    <w:rsid w:val="00B17709"/>
    <w:rsid w:val="00B218BD"/>
    <w:rsid w:val="00B220FF"/>
    <w:rsid w:val="00B22449"/>
    <w:rsid w:val="00B225BF"/>
    <w:rsid w:val="00B226E0"/>
    <w:rsid w:val="00B23738"/>
    <w:rsid w:val="00B23AD1"/>
    <w:rsid w:val="00B23BA3"/>
    <w:rsid w:val="00B23DC6"/>
    <w:rsid w:val="00B2664C"/>
    <w:rsid w:val="00B26F89"/>
    <w:rsid w:val="00B3057B"/>
    <w:rsid w:val="00B3169C"/>
    <w:rsid w:val="00B31A85"/>
    <w:rsid w:val="00B32713"/>
    <w:rsid w:val="00B3286E"/>
    <w:rsid w:val="00B35768"/>
    <w:rsid w:val="00B35CBF"/>
    <w:rsid w:val="00B35FAA"/>
    <w:rsid w:val="00B372F3"/>
    <w:rsid w:val="00B37F61"/>
    <w:rsid w:val="00B415AB"/>
    <w:rsid w:val="00B42EB9"/>
    <w:rsid w:val="00B43489"/>
    <w:rsid w:val="00B4351A"/>
    <w:rsid w:val="00B4482B"/>
    <w:rsid w:val="00B44CB7"/>
    <w:rsid w:val="00B451A7"/>
    <w:rsid w:val="00B457DD"/>
    <w:rsid w:val="00B459B4"/>
    <w:rsid w:val="00B46A83"/>
    <w:rsid w:val="00B47E39"/>
    <w:rsid w:val="00B47FD8"/>
    <w:rsid w:val="00B52169"/>
    <w:rsid w:val="00B52E29"/>
    <w:rsid w:val="00B52EE2"/>
    <w:rsid w:val="00B53A43"/>
    <w:rsid w:val="00B5445A"/>
    <w:rsid w:val="00B54E6D"/>
    <w:rsid w:val="00B56023"/>
    <w:rsid w:val="00B5787E"/>
    <w:rsid w:val="00B57947"/>
    <w:rsid w:val="00B57FBF"/>
    <w:rsid w:val="00B60259"/>
    <w:rsid w:val="00B60A81"/>
    <w:rsid w:val="00B60C31"/>
    <w:rsid w:val="00B61D33"/>
    <w:rsid w:val="00B6588D"/>
    <w:rsid w:val="00B66244"/>
    <w:rsid w:val="00B66B08"/>
    <w:rsid w:val="00B66C21"/>
    <w:rsid w:val="00B66EC9"/>
    <w:rsid w:val="00B67051"/>
    <w:rsid w:val="00B7008A"/>
    <w:rsid w:val="00B7026C"/>
    <w:rsid w:val="00B71C41"/>
    <w:rsid w:val="00B72574"/>
    <w:rsid w:val="00B72703"/>
    <w:rsid w:val="00B73FE3"/>
    <w:rsid w:val="00B74D3C"/>
    <w:rsid w:val="00B752B8"/>
    <w:rsid w:val="00B763B2"/>
    <w:rsid w:val="00B763C7"/>
    <w:rsid w:val="00B7715A"/>
    <w:rsid w:val="00B771EB"/>
    <w:rsid w:val="00B77FE2"/>
    <w:rsid w:val="00B80326"/>
    <w:rsid w:val="00B80930"/>
    <w:rsid w:val="00B8249E"/>
    <w:rsid w:val="00B82CF8"/>
    <w:rsid w:val="00B82D6C"/>
    <w:rsid w:val="00B8351B"/>
    <w:rsid w:val="00B84971"/>
    <w:rsid w:val="00B91126"/>
    <w:rsid w:val="00B92B54"/>
    <w:rsid w:val="00B92C50"/>
    <w:rsid w:val="00B92F24"/>
    <w:rsid w:val="00B930A9"/>
    <w:rsid w:val="00B93FD8"/>
    <w:rsid w:val="00B95515"/>
    <w:rsid w:val="00B9607A"/>
    <w:rsid w:val="00B9664D"/>
    <w:rsid w:val="00B96F73"/>
    <w:rsid w:val="00B978BC"/>
    <w:rsid w:val="00BA04B1"/>
    <w:rsid w:val="00BA301D"/>
    <w:rsid w:val="00BA4CC1"/>
    <w:rsid w:val="00BA5344"/>
    <w:rsid w:val="00BA539D"/>
    <w:rsid w:val="00BA6269"/>
    <w:rsid w:val="00BA76BC"/>
    <w:rsid w:val="00BB1773"/>
    <w:rsid w:val="00BB37BE"/>
    <w:rsid w:val="00BB46AE"/>
    <w:rsid w:val="00BB52A7"/>
    <w:rsid w:val="00BB6F8D"/>
    <w:rsid w:val="00BB70FD"/>
    <w:rsid w:val="00BC0BB6"/>
    <w:rsid w:val="00BC11EE"/>
    <w:rsid w:val="00BC131F"/>
    <w:rsid w:val="00BC27F1"/>
    <w:rsid w:val="00BC2E69"/>
    <w:rsid w:val="00BC346C"/>
    <w:rsid w:val="00BC4B13"/>
    <w:rsid w:val="00BC4D12"/>
    <w:rsid w:val="00BC50F5"/>
    <w:rsid w:val="00BC59C7"/>
    <w:rsid w:val="00BC5D04"/>
    <w:rsid w:val="00BC6A17"/>
    <w:rsid w:val="00BC6DF4"/>
    <w:rsid w:val="00BC7DB1"/>
    <w:rsid w:val="00BD13B5"/>
    <w:rsid w:val="00BD1842"/>
    <w:rsid w:val="00BD1BEE"/>
    <w:rsid w:val="00BD1E7E"/>
    <w:rsid w:val="00BD245C"/>
    <w:rsid w:val="00BD31BA"/>
    <w:rsid w:val="00BD39B9"/>
    <w:rsid w:val="00BD5F56"/>
    <w:rsid w:val="00BD61F5"/>
    <w:rsid w:val="00BD66C1"/>
    <w:rsid w:val="00BD6D38"/>
    <w:rsid w:val="00BE01A4"/>
    <w:rsid w:val="00BE2827"/>
    <w:rsid w:val="00BE319A"/>
    <w:rsid w:val="00BE33B6"/>
    <w:rsid w:val="00BE443B"/>
    <w:rsid w:val="00BE473B"/>
    <w:rsid w:val="00BE4CA2"/>
    <w:rsid w:val="00BE5BAF"/>
    <w:rsid w:val="00BE63BC"/>
    <w:rsid w:val="00BE68FE"/>
    <w:rsid w:val="00BF0371"/>
    <w:rsid w:val="00BF087B"/>
    <w:rsid w:val="00BF0AAF"/>
    <w:rsid w:val="00BF0EE0"/>
    <w:rsid w:val="00BF1093"/>
    <w:rsid w:val="00BF1262"/>
    <w:rsid w:val="00BF1612"/>
    <w:rsid w:val="00BF24E3"/>
    <w:rsid w:val="00BF3066"/>
    <w:rsid w:val="00BF35A7"/>
    <w:rsid w:val="00BF3C45"/>
    <w:rsid w:val="00BF43E1"/>
    <w:rsid w:val="00BF4757"/>
    <w:rsid w:val="00BF5323"/>
    <w:rsid w:val="00BF574F"/>
    <w:rsid w:val="00BF5AB6"/>
    <w:rsid w:val="00BF71F6"/>
    <w:rsid w:val="00C002E8"/>
    <w:rsid w:val="00C01B96"/>
    <w:rsid w:val="00C01FB5"/>
    <w:rsid w:val="00C0216C"/>
    <w:rsid w:val="00C023BC"/>
    <w:rsid w:val="00C032C9"/>
    <w:rsid w:val="00C041CF"/>
    <w:rsid w:val="00C06595"/>
    <w:rsid w:val="00C06720"/>
    <w:rsid w:val="00C075E4"/>
    <w:rsid w:val="00C07B42"/>
    <w:rsid w:val="00C07B60"/>
    <w:rsid w:val="00C100AA"/>
    <w:rsid w:val="00C10241"/>
    <w:rsid w:val="00C10B4A"/>
    <w:rsid w:val="00C1102D"/>
    <w:rsid w:val="00C114D1"/>
    <w:rsid w:val="00C127FA"/>
    <w:rsid w:val="00C12959"/>
    <w:rsid w:val="00C12B23"/>
    <w:rsid w:val="00C1375C"/>
    <w:rsid w:val="00C14257"/>
    <w:rsid w:val="00C16B61"/>
    <w:rsid w:val="00C16CF7"/>
    <w:rsid w:val="00C17947"/>
    <w:rsid w:val="00C2091A"/>
    <w:rsid w:val="00C214DE"/>
    <w:rsid w:val="00C22644"/>
    <w:rsid w:val="00C226A5"/>
    <w:rsid w:val="00C22808"/>
    <w:rsid w:val="00C23520"/>
    <w:rsid w:val="00C23BE0"/>
    <w:rsid w:val="00C24652"/>
    <w:rsid w:val="00C24C0C"/>
    <w:rsid w:val="00C24CB9"/>
    <w:rsid w:val="00C2520C"/>
    <w:rsid w:val="00C25354"/>
    <w:rsid w:val="00C25665"/>
    <w:rsid w:val="00C25DE4"/>
    <w:rsid w:val="00C268D7"/>
    <w:rsid w:val="00C26E5A"/>
    <w:rsid w:val="00C27391"/>
    <w:rsid w:val="00C3061E"/>
    <w:rsid w:val="00C30655"/>
    <w:rsid w:val="00C3092A"/>
    <w:rsid w:val="00C309D2"/>
    <w:rsid w:val="00C312B0"/>
    <w:rsid w:val="00C33007"/>
    <w:rsid w:val="00C33413"/>
    <w:rsid w:val="00C33DE0"/>
    <w:rsid w:val="00C35147"/>
    <w:rsid w:val="00C35F75"/>
    <w:rsid w:val="00C36535"/>
    <w:rsid w:val="00C36A10"/>
    <w:rsid w:val="00C44D48"/>
    <w:rsid w:val="00C44E6D"/>
    <w:rsid w:val="00C45ECA"/>
    <w:rsid w:val="00C45F90"/>
    <w:rsid w:val="00C46561"/>
    <w:rsid w:val="00C46D23"/>
    <w:rsid w:val="00C47450"/>
    <w:rsid w:val="00C47FED"/>
    <w:rsid w:val="00C5013B"/>
    <w:rsid w:val="00C502E8"/>
    <w:rsid w:val="00C5194B"/>
    <w:rsid w:val="00C52C15"/>
    <w:rsid w:val="00C53583"/>
    <w:rsid w:val="00C53A71"/>
    <w:rsid w:val="00C54003"/>
    <w:rsid w:val="00C55011"/>
    <w:rsid w:val="00C55B54"/>
    <w:rsid w:val="00C60DA0"/>
    <w:rsid w:val="00C61524"/>
    <w:rsid w:val="00C62434"/>
    <w:rsid w:val="00C63590"/>
    <w:rsid w:val="00C6369E"/>
    <w:rsid w:val="00C63CCF"/>
    <w:rsid w:val="00C63E0F"/>
    <w:rsid w:val="00C65284"/>
    <w:rsid w:val="00C6572C"/>
    <w:rsid w:val="00C65AA9"/>
    <w:rsid w:val="00C6603A"/>
    <w:rsid w:val="00C66352"/>
    <w:rsid w:val="00C66FC0"/>
    <w:rsid w:val="00C678B1"/>
    <w:rsid w:val="00C70378"/>
    <w:rsid w:val="00C70AAB"/>
    <w:rsid w:val="00C70B48"/>
    <w:rsid w:val="00C729D4"/>
    <w:rsid w:val="00C73EE5"/>
    <w:rsid w:val="00C74CEB"/>
    <w:rsid w:val="00C75854"/>
    <w:rsid w:val="00C769C7"/>
    <w:rsid w:val="00C77FBF"/>
    <w:rsid w:val="00C81743"/>
    <w:rsid w:val="00C8196F"/>
    <w:rsid w:val="00C8270F"/>
    <w:rsid w:val="00C83057"/>
    <w:rsid w:val="00C830D5"/>
    <w:rsid w:val="00C85603"/>
    <w:rsid w:val="00C860F5"/>
    <w:rsid w:val="00C861C1"/>
    <w:rsid w:val="00C90C57"/>
    <w:rsid w:val="00C90DA0"/>
    <w:rsid w:val="00C91215"/>
    <w:rsid w:val="00C9188A"/>
    <w:rsid w:val="00C91AA3"/>
    <w:rsid w:val="00C91BE9"/>
    <w:rsid w:val="00C91CBE"/>
    <w:rsid w:val="00C91DE1"/>
    <w:rsid w:val="00C92941"/>
    <w:rsid w:val="00C93DF4"/>
    <w:rsid w:val="00C955C0"/>
    <w:rsid w:val="00C96FB4"/>
    <w:rsid w:val="00CA081E"/>
    <w:rsid w:val="00CA5119"/>
    <w:rsid w:val="00CA5C02"/>
    <w:rsid w:val="00CA69ED"/>
    <w:rsid w:val="00CB0132"/>
    <w:rsid w:val="00CB0F00"/>
    <w:rsid w:val="00CB1A69"/>
    <w:rsid w:val="00CB1F2E"/>
    <w:rsid w:val="00CB3994"/>
    <w:rsid w:val="00CB45B3"/>
    <w:rsid w:val="00CB4789"/>
    <w:rsid w:val="00CB5320"/>
    <w:rsid w:val="00CB540C"/>
    <w:rsid w:val="00CB56E7"/>
    <w:rsid w:val="00CB6920"/>
    <w:rsid w:val="00CB7330"/>
    <w:rsid w:val="00CB790B"/>
    <w:rsid w:val="00CC0807"/>
    <w:rsid w:val="00CC13FD"/>
    <w:rsid w:val="00CC17AF"/>
    <w:rsid w:val="00CC1DEE"/>
    <w:rsid w:val="00CC2553"/>
    <w:rsid w:val="00CC33FF"/>
    <w:rsid w:val="00CC3523"/>
    <w:rsid w:val="00CC3625"/>
    <w:rsid w:val="00CC4539"/>
    <w:rsid w:val="00CC4D5D"/>
    <w:rsid w:val="00CC5010"/>
    <w:rsid w:val="00CC5299"/>
    <w:rsid w:val="00CC5A00"/>
    <w:rsid w:val="00CC62AA"/>
    <w:rsid w:val="00CC77F3"/>
    <w:rsid w:val="00CD06E5"/>
    <w:rsid w:val="00CD147C"/>
    <w:rsid w:val="00CD152E"/>
    <w:rsid w:val="00CD17DA"/>
    <w:rsid w:val="00CD3236"/>
    <w:rsid w:val="00CD4774"/>
    <w:rsid w:val="00CD5E6B"/>
    <w:rsid w:val="00CD622A"/>
    <w:rsid w:val="00CD7C84"/>
    <w:rsid w:val="00CE01D4"/>
    <w:rsid w:val="00CE0884"/>
    <w:rsid w:val="00CE08EF"/>
    <w:rsid w:val="00CE2C39"/>
    <w:rsid w:val="00CE312B"/>
    <w:rsid w:val="00CE3695"/>
    <w:rsid w:val="00CE40AF"/>
    <w:rsid w:val="00CE43FD"/>
    <w:rsid w:val="00CE447E"/>
    <w:rsid w:val="00CE48E2"/>
    <w:rsid w:val="00CE4B9B"/>
    <w:rsid w:val="00CE66AA"/>
    <w:rsid w:val="00CE66AE"/>
    <w:rsid w:val="00CE72B2"/>
    <w:rsid w:val="00CE79ED"/>
    <w:rsid w:val="00CF0256"/>
    <w:rsid w:val="00CF0656"/>
    <w:rsid w:val="00CF0D96"/>
    <w:rsid w:val="00CF12B0"/>
    <w:rsid w:val="00CF31FF"/>
    <w:rsid w:val="00CF3304"/>
    <w:rsid w:val="00CF3555"/>
    <w:rsid w:val="00CF3C67"/>
    <w:rsid w:val="00CF3FFC"/>
    <w:rsid w:val="00CF40A8"/>
    <w:rsid w:val="00CF437F"/>
    <w:rsid w:val="00CF5BF6"/>
    <w:rsid w:val="00CF6004"/>
    <w:rsid w:val="00CF60F9"/>
    <w:rsid w:val="00CF77F2"/>
    <w:rsid w:val="00D0057C"/>
    <w:rsid w:val="00D01450"/>
    <w:rsid w:val="00D01A43"/>
    <w:rsid w:val="00D02375"/>
    <w:rsid w:val="00D02704"/>
    <w:rsid w:val="00D033A8"/>
    <w:rsid w:val="00D03AE1"/>
    <w:rsid w:val="00D07A84"/>
    <w:rsid w:val="00D07AD2"/>
    <w:rsid w:val="00D1136F"/>
    <w:rsid w:val="00D1219E"/>
    <w:rsid w:val="00D1692A"/>
    <w:rsid w:val="00D16FA9"/>
    <w:rsid w:val="00D17B64"/>
    <w:rsid w:val="00D207BD"/>
    <w:rsid w:val="00D21675"/>
    <w:rsid w:val="00D245AE"/>
    <w:rsid w:val="00D24D3E"/>
    <w:rsid w:val="00D24F73"/>
    <w:rsid w:val="00D255AE"/>
    <w:rsid w:val="00D258C1"/>
    <w:rsid w:val="00D26A66"/>
    <w:rsid w:val="00D26C8A"/>
    <w:rsid w:val="00D26DB3"/>
    <w:rsid w:val="00D27730"/>
    <w:rsid w:val="00D30372"/>
    <w:rsid w:val="00D317BA"/>
    <w:rsid w:val="00D325DB"/>
    <w:rsid w:val="00D32E23"/>
    <w:rsid w:val="00D33452"/>
    <w:rsid w:val="00D339D5"/>
    <w:rsid w:val="00D34887"/>
    <w:rsid w:val="00D35D1F"/>
    <w:rsid w:val="00D3665A"/>
    <w:rsid w:val="00D3672F"/>
    <w:rsid w:val="00D368FF"/>
    <w:rsid w:val="00D36908"/>
    <w:rsid w:val="00D37E40"/>
    <w:rsid w:val="00D41186"/>
    <w:rsid w:val="00D4130F"/>
    <w:rsid w:val="00D41BB5"/>
    <w:rsid w:val="00D43401"/>
    <w:rsid w:val="00D43517"/>
    <w:rsid w:val="00D437EB"/>
    <w:rsid w:val="00D4519C"/>
    <w:rsid w:val="00D462DE"/>
    <w:rsid w:val="00D50A4A"/>
    <w:rsid w:val="00D519CA"/>
    <w:rsid w:val="00D551D7"/>
    <w:rsid w:val="00D554B0"/>
    <w:rsid w:val="00D556D3"/>
    <w:rsid w:val="00D5683A"/>
    <w:rsid w:val="00D56B42"/>
    <w:rsid w:val="00D57C6B"/>
    <w:rsid w:val="00D61F82"/>
    <w:rsid w:val="00D622BD"/>
    <w:rsid w:val="00D62F55"/>
    <w:rsid w:val="00D633F1"/>
    <w:rsid w:val="00D64EDE"/>
    <w:rsid w:val="00D6540A"/>
    <w:rsid w:val="00D70B04"/>
    <w:rsid w:val="00D71539"/>
    <w:rsid w:val="00D71A83"/>
    <w:rsid w:val="00D723B4"/>
    <w:rsid w:val="00D723ED"/>
    <w:rsid w:val="00D7357F"/>
    <w:rsid w:val="00D73AC8"/>
    <w:rsid w:val="00D74429"/>
    <w:rsid w:val="00D74CC1"/>
    <w:rsid w:val="00D7507B"/>
    <w:rsid w:val="00D76232"/>
    <w:rsid w:val="00D76282"/>
    <w:rsid w:val="00D76F5D"/>
    <w:rsid w:val="00D77393"/>
    <w:rsid w:val="00D80AB3"/>
    <w:rsid w:val="00D80C70"/>
    <w:rsid w:val="00D80F05"/>
    <w:rsid w:val="00D814A8"/>
    <w:rsid w:val="00D81DF7"/>
    <w:rsid w:val="00D823D7"/>
    <w:rsid w:val="00D82459"/>
    <w:rsid w:val="00D82A25"/>
    <w:rsid w:val="00D82E54"/>
    <w:rsid w:val="00D834B9"/>
    <w:rsid w:val="00D835DD"/>
    <w:rsid w:val="00D84503"/>
    <w:rsid w:val="00D84CD9"/>
    <w:rsid w:val="00D84F79"/>
    <w:rsid w:val="00D85229"/>
    <w:rsid w:val="00D85F60"/>
    <w:rsid w:val="00D87122"/>
    <w:rsid w:val="00D87AA6"/>
    <w:rsid w:val="00D87F41"/>
    <w:rsid w:val="00D901C6"/>
    <w:rsid w:val="00D919B2"/>
    <w:rsid w:val="00D920A1"/>
    <w:rsid w:val="00D922A4"/>
    <w:rsid w:val="00D92E73"/>
    <w:rsid w:val="00D9325C"/>
    <w:rsid w:val="00D94742"/>
    <w:rsid w:val="00D96BC6"/>
    <w:rsid w:val="00DA05E4"/>
    <w:rsid w:val="00DA147C"/>
    <w:rsid w:val="00DA5EA9"/>
    <w:rsid w:val="00DA74C9"/>
    <w:rsid w:val="00DA7535"/>
    <w:rsid w:val="00DB0AB1"/>
    <w:rsid w:val="00DB0D7A"/>
    <w:rsid w:val="00DB12A4"/>
    <w:rsid w:val="00DB1433"/>
    <w:rsid w:val="00DB186A"/>
    <w:rsid w:val="00DB18C8"/>
    <w:rsid w:val="00DB1A41"/>
    <w:rsid w:val="00DB1D39"/>
    <w:rsid w:val="00DB1FF9"/>
    <w:rsid w:val="00DB2503"/>
    <w:rsid w:val="00DB27C6"/>
    <w:rsid w:val="00DB29DB"/>
    <w:rsid w:val="00DB5097"/>
    <w:rsid w:val="00DB5345"/>
    <w:rsid w:val="00DB53BA"/>
    <w:rsid w:val="00DB59FE"/>
    <w:rsid w:val="00DB62F4"/>
    <w:rsid w:val="00DC0118"/>
    <w:rsid w:val="00DC05C3"/>
    <w:rsid w:val="00DC1042"/>
    <w:rsid w:val="00DC2477"/>
    <w:rsid w:val="00DC2D33"/>
    <w:rsid w:val="00DC4626"/>
    <w:rsid w:val="00DC5027"/>
    <w:rsid w:val="00DC6420"/>
    <w:rsid w:val="00DC6742"/>
    <w:rsid w:val="00DC6D4B"/>
    <w:rsid w:val="00DC7AD9"/>
    <w:rsid w:val="00DC7BBC"/>
    <w:rsid w:val="00DC7E28"/>
    <w:rsid w:val="00DD0297"/>
    <w:rsid w:val="00DD04E6"/>
    <w:rsid w:val="00DD0C08"/>
    <w:rsid w:val="00DD105F"/>
    <w:rsid w:val="00DD139C"/>
    <w:rsid w:val="00DD1B08"/>
    <w:rsid w:val="00DD1CDD"/>
    <w:rsid w:val="00DD2323"/>
    <w:rsid w:val="00DD2420"/>
    <w:rsid w:val="00DD315B"/>
    <w:rsid w:val="00DD334B"/>
    <w:rsid w:val="00DD4201"/>
    <w:rsid w:val="00DD436B"/>
    <w:rsid w:val="00DD4722"/>
    <w:rsid w:val="00DD523D"/>
    <w:rsid w:val="00DD57A1"/>
    <w:rsid w:val="00DD5A91"/>
    <w:rsid w:val="00DD5B8D"/>
    <w:rsid w:val="00DD68B6"/>
    <w:rsid w:val="00DE0762"/>
    <w:rsid w:val="00DE0B6C"/>
    <w:rsid w:val="00DE19C5"/>
    <w:rsid w:val="00DE23AE"/>
    <w:rsid w:val="00DE2E33"/>
    <w:rsid w:val="00DE3B6F"/>
    <w:rsid w:val="00DE77A4"/>
    <w:rsid w:val="00DE7CA2"/>
    <w:rsid w:val="00DF13CA"/>
    <w:rsid w:val="00DF241B"/>
    <w:rsid w:val="00DF386B"/>
    <w:rsid w:val="00DF40DA"/>
    <w:rsid w:val="00DF4330"/>
    <w:rsid w:val="00DF5261"/>
    <w:rsid w:val="00DF5813"/>
    <w:rsid w:val="00DF5852"/>
    <w:rsid w:val="00DF5893"/>
    <w:rsid w:val="00DF59D8"/>
    <w:rsid w:val="00DF67FE"/>
    <w:rsid w:val="00DF6976"/>
    <w:rsid w:val="00DF7221"/>
    <w:rsid w:val="00DF782F"/>
    <w:rsid w:val="00E001E1"/>
    <w:rsid w:val="00E00687"/>
    <w:rsid w:val="00E00730"/>
    <w:rsid w:val="00E0093A"/>
    <w:rsid w:val="00E02B4A"/>
    <w:rsid w:val="00E02D45"/>
    <w:rsid w:val="00E02E74"/>
    <w:rsid w:val="00E034A1"/>
    <w:rsid w:val="00E03593"/>
    <w:rsid w:val="00E03679"/>
    <w:rsid w:val="00E03785"/>
    <w:rsid w:val="00E03821"/>
    <w:rsid w:val="00E03D01"/>
    <w:rsid w:val="00E041DE"/>
    <w:rsid w:val="00E04514"/>
    <w:rsid w:val="00E046A0"/>
    <w:rsid w:val="00E04A58"/>
    <w:rsid w:val="00E04F91"/>
    <w:rsid w:val="00E0585E"/>
    <w:rsid w:val="00E062F6"/>
    <w:rsid w:val="00E06964"/>
    <w:rsid w:val="00E07644"/>
    <w:rsid w:val="00E07D7C"/>
    <w:rsid w:val="00E10038"/>
    <w:rsid w:val="00E11AC1"/>
    <w:rsid w:val="00E11B3F"/>
    <w:rsid w:val="00E11CAF"/>
    <w:rsid w:val="00E128C9"/>
    <w:rsid w:val="00E1335E"/>
    <w:rsid w:val="00E138D5"/>
    <w:rsid w:val="00E13FF4"/>
    <w:rsid w:val="00E1401D"/>
    <w:rsid w:val="00E1619A"/>
    <w:rsid w:val="00E167FA"/>
    <w:rsid w:val="00E171FB"/>
    <w:rsid w:val="00E1742E"/>
    <w:rsid w:val="00E17C53"/>
    <w:rsid w:val="00E21A5E"/>
    <w:rsid w:val="00E22491"/>
    <w:rsid w:val="00E22920"/>
    <w:rsid w:val="00E22E6D"/>
    <w:rsid w:val="00E24066"/>
    <w:rsid w:val="00E250A7"/>
    <w:rsid w:val="00E257C9"/>
    <w:rsid w:val="00E26EF9"/>
    <w:rsid w:val="00E2733F"/>
    <w:rsid w:val="00E31300"/>
    <w:rsid w:val="00E31AD5"/>
    <w:rsid w:val="00E31B4C"/>
    <w:rsid w:val="00E3397F"/>
    <w:rsid w:val="00E34D60"/>
    <w:rsid w:val="00E35E4B"/>
    <w:rsid w:val="00E412FE"/>
    <w:rsid w:val="00E41B33"/>
    <w:rsid w:val="00E42915"/>
    <w:rsid w:val="00E43E6B"/>
    <w:rsid w:val="00E45310"/>
    <w:rsid w:val="00E45622"/>
    <w:rsid w:val="00E45D9C"/>
    <w:rsid w:val="00E45FBE"/>
    <w:rsid w:val="00E466C6"/>
    <w:rsid w:val="00E46D52"/>
    <w:rsid w:val="00E47630"/>
    <w:rsid w:val="00E5113F"/>
    <w:rsid w:val="00E5242A"/>
    <w:rsid w:val="00E5269B"/>
    <w:rsid w:val="00E5319D"/>
    <w:rsid w:val="00E53A0B"/>
    <w:rsid w:val="00E53E9C"/>
    <w:rsid w:val="00E54458"/>
    <w:rsid w:val="00E552C8"/>
    <w:rsid w:val="00E553E4"/>
    <w:rsid w:val="00E55852"/>
    <w:rsid w:val="00E55B0B"/>
    <w:rsid w:val="00E565D0"/>
    <w:rsid w:val="00E6078A"/>
    <w:rsid w:val="00E60B73"/>
    <w:rsid w:val="00E630F0"/>
    <w:rsid w:val="00E6408D"/>
    <w:rsid w:val="00E644DA"/>
    <w:rsid w:val="00E66DB4"/>
    <w:rsid w:val="00E670B5"/>
    <w:rsid w:val="00E6781A"/>
    <w:rsid w:val="00E67F0E"/>
    <w:rsid w:val="00E70B27"/>
    <w:rsid w:val="00E726DF"/>
    <w:rsid w:val="00E72AED"/>
    <w:rsid w:val="00E733FD"/>
    <w:rsid w:val="00E7347E"/>
    <w:rsid w:val="00E7355D"/>
    <w:rsid w:val="00E736BE"/>
    <w:rsid w:val="00E7447F"/>
    <w:rsid w:val="00E74BB8"/>
    <w:rsid w:val="00E74C22"/>
    <w:rsid w:val="00E77AC0"/>
    <w:rsid w:val="00E77C08"/>
    <w:rsid w:val="00E77E71"/>
    <w:rsid w:val="00E80343"/>
    <w:rsid w:val="00E80F90"/>
    <w:rsid w:val="00E8263F"/>
    <w:rsid w:val="00E830B9"/>
    <w:rsid w:val="00E83AA2"/>
    <w:rsid w:val="00E8444F"/>
    <w:rsid w:val="00E84C40"/>
    <w:rsid w:val="00E84E11"/>
    <w:rsid w:val="00E85031"/>
    <w:rsid w:val="00E85A10"/>
    <w:rsid w:val="00E86C41"/>
    <w:rsid w:val="00E876B7"/>
    <w:rsid w:val="00E87F87"/>
    <w:rsid w:val="00E90FC1"/>
    <w:rsid w:val="00E912A3"/>
    <w:rsid w:val="00E912C5"/>
    <w:rsid w:val="00E92444"/>
    <w:rsid w:val="00E926A9"/>
    <w:rsid w:val="00E93072"/>
    <w:rsid w:val="00E9337F"/>
    <w:rsid w:val="00E936D3"/>
    <w:rsid w:val="00E93A30"/>
    <w:rsid w:val="00E94907"/>
    <w:rsid w:val="00E94F90"/>
    <w:rsid w:val="00E95159"/>
    <w:rsid w:val="00E953FE"/>
    <w:rsid w:val="00E95799"/>
    <w:rsid w:val="00E95B26"/>
    <w:rsid w:val="00E95D5E"/>
    <w:rsid w:val="00EA0151"/>
    <w:rsid w:val="00EA06E1"/>
    <w:rsid w:val="00EA0D84"/>
    <w:rsid w:val="00EA1CB3"/>
    <w:rsid w:val="00EA233F"/>
    <w:rsid w:val="00EA29A2"/>
    <w:rsid w:val="00EA2F4A"/>
    <w:rsid w:val="00EA4661"/>
    <w:rsid w:val="00EA51A9"/>
    <w:rsid w:val="00EA5568"/>
    <w:rsid w:val="00EA56BA"/>
    <w:rsid w:val="00EA61A6"/>
    <w:rsid w:val="00EA77C2"/>
    <w:rsid w:val="00EB2E13"/>
    <w:rsid w:val="00EB4593"/>
    <w:rsid w:val="00EB45EB"/>
    <w:rsid w:val="00EB4D79"/>
    <w:rsid w:val="00EB5A68"/>
    <w:rsid w:val="00EB5BBC"/>
    <w:rsid w:val="00EB620E"/>
    <w:rsid w:val="00EB62FD"/>
    <w:rsid w:val="00EB6905"/>
    <w:rsid w:val="00EC1ACB"/>
    <w:rsid w:val="00EC1E45"/>
    <w:rsid w:val="00EC2148"/>
    <w:rsid w:val="00EC28BA"/>
    <w:rsid w:val="00EC3384"/>
    <w:rsid w:val="00EC36B0"/>
    <w:rsid w:val="00EC43FF"/>
    <w:rsid w:val="00EC4460"/>
    <w:rsid w:val="00EC544C"/>
    <w:rsid w:val="00EC6969"/>
    <w:rsid w:val="00EC7348"/>
    <w:rsid w:val="00EC7ADA"/>
    <w:rsid w:val="00EC7D7C"/>
    <w:rsid w:val="00ED01B2"/>
    <w:rsid w:val="00ED217A"/>
    <w:rsid w:val="00ED217F"/>
    <w:rsid w:val="00ED22C4"/>
    <w:rsid w:val="00ED310A"/>
    <w:rsid w:val="00ED33C0"/>
    <w:rsid w:val="00ED36AA"/>
    <w:rsid w:val="00ED3E27"/>
    <w:rsid w:val="00ED4657"/>
    <w:rsid w:val="00ED4F43"/>
    <w:rsid w:val="00ED5492"/>
    <w:rsid w:val="00ED5A11"/>
    <w:rsid w:val="00ED5BB0"/>
    <w:rsid w:val="00EE0290"/>
    <w:rsid w:val="00EE05AB"/>
    <w:rsid w:val="00EE0B43"/>
    <w:rsid w:val="00EE0BB4"/>
    <w:rsid w:val="00EE1270"/>
    <w:rsid w:val="00EE171A"/>
    <w:rsid w:val="00EE19A0"/>
    <w:rsid w:val="00EE5E9C"/>
    <w:rsid w:val="00EF0D87"/>
    <w:rsid w:val="00EF0FDC"/>
    <w:rsid w:val="00EF2515"/>
    <w:rsid w:val="00EF28BD"/>
    <w:rsid w:val="00EF5DB8"/>
    <w:rsid w:val="00EF635A"/>
    <w:rsid w:val="00EF6B20"/>
    <w:rsid w:val="00EF76DC"/>
    <w:rsid w:val="00EF7F70"/>
    <w:rsid w:val="00F008A5"/>
    <w:rsid w:val="00F01873"/>
    <w:rsid w:val="00F01903"/>
    <w:rsid w:val="00F01E2D"/>
    <w:rsid w:val="00F0379F"/>
    <w:rsid w:val="00F03A92"/>
    <w:rsid w:val="00F044B9"/>
    <w:rsid w:val="00F05736"/>
    <w:rsid w:val="00F06743"/>
    <w:rsid w:val="00F067DA"/>
    <w:rsid w:val="00F067E2"/>
    <w:rsid w:val="00F07084"/>
    <w:rsid w:val="00F0736B"/>
    <w:rsid w:val="00F079AE"/>
    <w:rsid w:val="00F12070"/>
    <w:rsid w:val="00F1293E"/>
    <w:rsid w:val="00F12D05"/>
    <w:rsid w:val="00F13020"/>
    <w:rsid w:val="00F13084"/>
    <w:rsid w:val="00F13188"/>
    <w:rsid w:val="00F14115"/>
    <w:rsid w:val="00F143F7"/>
    <w:rsid w:val="00F14F7C"/>
    <w:rsid w:val="00F165FC"/>
    <w:rsid w:val="00F16851"/>
    <w:rsid w:val="00F17DB7"/>
    <w:rsid w:val="00F17E08"/>
    <w:rsid w:val="00F224F6"/>
    <w:rsid w:val="00F225F5"/>
    <w:rsid w:val="00F22837"/>
    <w:rsid w:val="00F22895"/>
    <w:rsid w:val="00F2304A"/>
    <w:rsid w:val="00F24539"/>
    <w:rsid w:val="00F24809"/>
    <w:rsid w:val="00F26139"/>
    <w:rsid w:val="00F262D9"/>
    <w:rsid w:val="00F27026"/>
    <w:rsid w:val="00F275A3"/>
    <w:rsid w:val="00F27CB2"/>
    <w:rsid w:val="00F3041E"/>
    <w:rsid w:val="00F3178A"/>
    <w:rsid w:val="00F31F51"/>
    <w:rsid w:val="00F320A5"/>
    <w:rsid w:val="00F32E2C"/>
    <w:rsid w:val="00F34425"/>
    <w:rsid w:val="00F3476E"/>
    <w:rsid w:val="00F348C1"/>
    <w:rsid w:val="00F36517"/>
    <w:rsid w:val="00F3652D"/>
    <w:rsid w:val="00F36C64"/>
    <w:rsid w:val="00F37564"/>
    <w:rsid w:val="00F37770"/>
    <w:rsid w:val="00F37D98"/>
    <w:rsid w:val="00F40237"/>
    <w:rsid w:val="00F4088B"/>
    <w:rsid w:val="00F44B7F"/>
    <w:rsid w:val="00F459A0"/>
    <w:rsid w:val="00F45D9B"/>
    <w:rsid w:val="00F46547"/>
    <w:rsid w:val="00F46719"/>
    <w:rsid w:val="00F47C12"/>
    <w:rsid w:val="00F47D57"/>
    <w:rsid w:val="00F518FD"/>
    <w:rsid w:val="00F526D2"/>
    <w:rsid w:val="00F5280A"/>
    <w:rsid w:val="00F529A7"/>
    <w:rsid w:val="00F5526C"/>
    <w:rsid w:val="00F56284"/>
    <w:rsid w:val="00F5650B"/>
    <w:rsid w:val="00F57D9F"/>
    <w:rsid w:val="00F60F41"/>
    <w:rsid w:val="00F623AE"/>
    <w:rsid w:val="00F624BD"/>
    <w:rsid w:val="00F64B49"/>
    <w:rsid w:val="00F64EAD"/>
    <w:rsid w:val="00F64EF6"/>
    <w:rsid w:val="00F6577D"/>
    <w:rsid w:val="00F65C45"/>
    <w:rsid w:val="00F660F0"/>
    <w:rsid w:val="00F66371"/>
    <w:rsid w:val="00F66B1F"/>
    <w:rsid w:val="00F675B9"/>
    <w:rsid w:val="00F67C70"/>
    <w:rsid w:val="00F70DE3"/>
    <w:rsid w:val="00F719D4"/>
    <w:rsid w:val="00F73A6E"/>
    <w:rsid w:val="00F7411D"/>
    <w:rsid w:val="00F75191"/>
    <w:rsid w:val="00F75AD8"/>
    <w:rsid w:val="00F75E35"/>
    <w:rsid w:val="00F768E4"/>
    <w:rsid w:val="00F76C44"/>
    <w:rsid w:val="00F77DB3"/>
    <w:rsid w:val="00F80E48"/>
    <w:rsid w:val="00F81EF9"/>
    <w:rsid w:val="00F82481"/>
    <w:rsid w:val="00F8326F"/>
    <w:rsid w:val="00F84456"/>
    <w:rsid w:val="00F846FE"/>
    <w:rsid w:val="00F85C67"/>
    <w:rsid w:val="00F8653C"/>
    <w:rsid w:val="00F8656D"/>
    <w:rsid w:val="00F86CE9"/>
    <w:rsid w:val="00F87054"/>
    <w:rsid w:val="00F91D29"/>
    <w:rsid w:val="00F92E2E"/>
    <w:rsid w:val="00F934AF"/>
    <w:rsid w:val="00F93BD4"/>
    <w:rsid w:val="00F942F4"/>
    <w:rsid w:val="00F94BF8"/>
    <w:rsid w:val="00F94EFC"/>
    <w:rsid w:val="00F96E43"/>
    <w:rsid w:val="00F974A5"/>
    <w:rsid w:val="00FA2C40"/>
    <w:rsid w:val="00FA3239"/>
    <w:rsid w:val="00FA3979"/>
    <w:rsid w:val="00FA3BE0"/>
    <w:rsid w:val="00FA4809"/>
    <w:rsid w:val="00FA54EC"/>
    <w:rsid w:val="00FA580A"/>
    <w:rsid w:val="00FA59BC"/>
    <w:rsid w:val="00FA6D01"/>
    <w:rsid w:val="00FA6D9C"/>
    <w:rsid w:val="00FA7A9C"/>
    <w:rsid w:val="00FA7D19"/>
    <w:rsid w:val="00FA7E4D"/>
    <w:rsid w:val="00FB091D"/>
    <w:rsid w:val="00FB12F2"/>
    <w:rsid w:val="00FB23B3"/>
    <w:rsid w:val="00FB4362"/>
    <w:rsid w:val="00FB51F4"/>
    <w:rsid w:val="00FB5C1F"/>
    <w:rsid w:val="00FB6E35"/>
    <w:rsid w:val="00FB7271"/>
    <w:rsid w:val="00FC09E1"/>
    <w:rsid w:val="00FC1DE3"/>
    <w:rsid w:val="00FC2DE4"/>
    <w:rsid w:val="00FC45BE"/>
    <w:rsid w:val="00FC4D78"/>
    <w:rsid w:val="00FC5756"/>
    <w:rsid w:val="00FC62AF"/>
    <w:rsid w:val="00FC68E9"/>
    <w:rsid w:val="00FC70EA"/>
    <w:rsid w:val="00FC71E6"/>
    <w:rsid w:val="00FC7952"/>
    <w:rsid w:val="00FD055F"/>
    <w:rsid w:val="00FD0D5B"/>
    <w:rsid w:val="00FD0D73"/>
    <w:rsid w:val="00FD143C"/>
    <w:rsid w:val="00FD1860"/>
    <w:rsid w:val="00FD1FAD"/>
    <w:rsid w:val="00FD23F3"/>
    <w:rsid w:val="00FD27DE"/>
    <w:rsid w:val="00FD2AAE"/>
    <w:rsid w:val="00FD398C"/>
    <w:rsid w:val="00FD3FBF"/>
    <w:rsid w:val="00FD4A3F"/>
    <w:rsid w:val="00FD4E0A"/>
    <w:rsid w:val="00FD556D"/>
    <w:rsid w:val="00FD7967"/>
    <w:rsid w:val="00FE08E4"/>
    <w:rsid w:val="00FE0FFD"/>
    <w:rsid w:val="00FE277C"/>
    <w:rsid w:val="00FE3608"/>
    <w:rsid w:val="00FE37FA"/>
    <w:rsid w:val="00FE557D"/>
    <w:rsid w:val="00FE5E10"/>
    <w:rsid w:val="00FE796F"/>
    <w:rsid w:val="00FF0084"/>
    <w:rsid w:val="00FF00B9"/>
    <w:rsid w:val="00FF077B"/>
    <w:rsid w:val="00FF0919"/>
    <w:rsid w:val="00FF12B3"/>
    <w:rsid w:val="00FF1E43"/>
    <w:rsid w:val="00FF25A5"/>
    <w:rsid w:val="00FF2B00"/>
    <w:rsid w:val="00FF2C7D"/>
    <w:rsid w:val="00FF308F"/>
    <w:rsid w:val="00FF422F"/>
    <w:rsid w:val="00FF5A93"/>
    <w:rsid w:val="0115ACB4"/>
    <w:rsid w:val="0159592C"/>
    <w:rsid w:val="01C84002"/>
    <w:rsid w:val="01EC06C8"/>
    <w:rsid w:val="01F8382F"/>
    <w:rsid w:val="01FD804D"/>
    <w:rsid w:val="020485FF"/>
    <w:rsid w:val="0245BB9A"/>
    <w:rsid w:val="025EE22D"/>
    <w:rsid w:val="02E9E244"/>
    <w:rsid w:val="03EEED9F"/>
    <w:rsid w:val="044F65D9"/>
    <w:rsid w:val="04E4305C"/>
    <w:rsid w:val="04F4F400"/>
    <w:rsid w:val="05D5E64F"/>
    <w:rsid w:val="06379E13"/>
    <w:rsid w:val="06C194EE"/>
    <w:rsid w:val="06CDE401"/>
    <w:rsid w:val="06DC0F8A"/>
    <w:rsid w:val="06F974F3"/>
    <w:rsid w:val="07001EBB"/>
    <w:rsid w:val="070A0806"/>
    <w:rsid w:val="07A60BFA"/>
    <w:rsid w:val="07BBAA75"/>
    <w:rsid w:val="0832B746"/>
    <w:rsid w:val="0843E239"/>
    <w:rsid w:val="0882D10C"/>
    <w:rsid w:val="08E26B0D"/>
    <w:rsid w:val="08E67505"/>
    <w:rsid w:val="09950EA1"/>
    <w:rsid w:val="09A68F8D"/>
    <w:rsid w:val="09AF4427"/>
    <w:rsid w:val="0A10BD76"/>
    <w:rsid w:val="0A1F06B9"/>
    <w:rsid w:val="0A3A217B"/>
    <w:rsid w:val="0A9741CA"/>
    <w:rsid w:val="0AB6DCA9"/>
    <w:rsid w:val="0B71AACC"/>
    <w:rsid w:val="0BD426B1"/>
    <w:rsid w:val="0BD721F2"/>
    <w:rsid w:val="0BEA64A3"/>
    <w:rsid w:val="0C799BDF"/>
    <w:rsid w:val="0DE504E8"/>
    <w:rsid w:val="0DECAA4E"/>
    <w:rsid w:val="0E24B457"/>
    <w:rsid w:val="0E4D53D6"/>
    <w:rsid w:val="0EBFC6E7"/>
    <w:rsid w:val="0F4EF33A"/>
    <w:rsid w:val="0FB7CFAB"/>
    <w:rsid w:val="0FFBBD09"/>
    <w:rsid w:val="1023D716"/>
    <w:rsid w:val="104F9846"/>
    <w:rsid w:val="10B2A320"/>
    <w:rsid w:val="110759E1"/>
    <w:rsid w:val="1114CE21"/>
    <w:rsid w:val="1127D9CA"/>
    <w:rsid w:val="11D477C4"/>
    <w:rsid w:val="11E54196"/>
    <w:rsid w:val="11F46990"/>
    <w:rsid w:val="1201DDF0"/>
    <w:rsid w:val="1242CFBF"/>
    <w:rsid w:val="13122A4C"/>
    <w:rsid w:val="13279AFC"/>
    <w:rsid w:val="13B4C346"/>
    <w:rsid w:val="13F9AA4F"/>
    <w:rsid w:val="1427002C"/>
    <w:rsid w:val="14731495"/>
    <w:rsid w:val="14C52105"/>
    <w:rsid w:val="14DBB515"/>
    <w:rsid w:val="15D06E10"/>
    <w:rsid w:val="15D12350"/>
    <w:rsid w:val="167EB9AD"/>
    <w:rsid w:val="16B01177"/>
    <w:rsid w:val="16BDBF11"/>
    <w:rsid w:val="17CE5FE1"/>
    <w:rsid w:val="17E03A25"/>
    <w:rsid w:val="192A34F1"/>
    <w:rsid w:val="1998C9C4"/>
    <w:rsid w:val="19BF24EC"/>
    <w:rsid w:val="19BFED37"/>
    <w:rsid w:val="19D59162"/>
    <w:rsid w:val="19E8B473"/>
    <w:rsid w:val="19F4E43C"/>
    <w:rsid w:val="1A392549"/>
    <w:rsid w:val="1B3D0CA3"/>
    <w:rsid w:val="1B7BFB7A"/>
    <w:rsid w:val="1C18A44A"/>
    <w:rsid w:val="1CA71A3E"/>
    <w:rsid w:val="1D6CA983"/>
    <w:rsid w:val="1D7507F9"/>
    <w:rsid w:val="1DF5EF17"/>
    <w:rsid w:val="1E495CA0"/>
    <w:rsid w:val="1E58847E"/>
    <w:rsid w:val="1E6A6381"/>
    <w:rsid w:val="1E9F0B9C"/>
    <w:rsid w:val="1EA6C8B8"/>
    <w:rsid w:val="1F2304B5"/>
    <w:rsid w:val="1F8DDAA1"/>
    <w:rsid w:val="20206B61"/>
    <w:rsid w:val="214564FB"/>
    <w:rsid w:val="21B80BC8"/>
    <w:rsid w:val="21F45A42"/>
    <w:rsid w:val="23B00E49"/>
    <w:rsid w:val="24218BF1"/>
    <w:rsid w:val="24E20C69"/>
    <w:rsid w:val="2564A74E"/>
    <w:rsid w:val="269905B0"/>
    <w:rsid w:val="27E0C99D"/>
    <w:rsid w:val="284031DD"/>
    <w:rsid w:val="284FAC9F"/>
    <w:rsid w:val="28B0EA8E"/>
    <w:rsid w:val="28D08E23"/>
    <w:rsid w:val="2902A48D"/>
    <w:rsid w:val="2942433E"/>
    <w:rsid w:val="2955522A"/>
    <w:rsid w:val="29E9FE16"/>
    <w:rsid w:val="2A46AAFE"/>
    <w:rsid w:val="2A9CB154"/>
    <w:rsid w:val="2AA21D04"/>
    <w:rsid w:val="2AA9273D"/>
    <w:rsid w:val="2AFA9687"/>
    <w:rsid w:val="2B4318D9"/>
    <w:rsid w:val="2BBEEBEE"/>
    <w:rsid w:val="2C177833"/>
    <w:rsid w:val="2C4E3FF3"/>
    <w:rsid w:val="2C879D41"/>
    <w:rsid w:val="2CEA0354"/>
    <w:rsid w:val="2D4DE2F5"/>
    <w:rsid w:val="2DAFAA4E"/>
    <w:rsid w:val="2DC0CE6C"/>
    <w:rsid w:val="2E129CA3"/>
    <w:rsid w:val="302EF46A"/>
    <w:rsid w:val="30F180DE"/>
    <w:rsid w:val="31057618"/>
    <w:rsid w:val="31EA7D8C"/>
    <w:rsid w:val="323D37E1"/>
    <w:rsid w:val="334387F5"/>
    <w:rsid w:val="33D3C1B8"/>
    <w:rsid w:val="3413E558"/>
    <w:rsid w:val="34C8672D"/>
    <w:rsid w:val="34D0ED7A"/>
    <w:rsid w:val="34D92F65"/>
    <w:rsid w:val="35272897"/>
    <w:rsid w:val="35BD83F3"/>
    <w:rsid w:val="35CE7B99"/>
    <w:rsid w:val="36014E40"/>
    <w:rsid w:val="3623B116"/>
    <w:rsid w:val="363F0C86"/>
    <w:rsid w:val="364446FC"/>
    <w:rsid w:val="365A8D7C"/>
    <w:rsid w:val="3671ECD6"/>
    <w:rsid w:val="36F1CD0D"/>
    <w:rsid w:val="3783D59D"/>
    <w:rsid w:val="37980E4E"/>
    <w:rsid w:val="383D3968"/>
    <w:rsid w:val="398517ED"/>
    <w:rsid w:val="3A1D7156"/>
    <w:rsid w:val="3A367B84"/>
    <w:rsid w:val="3A47295B"/>
    <w:rsid w:val="3A6FE0DA"/>
    <w:rsid w:val="3AB1C2AE"/>
    <w:rsid w:val="3AB6C625"/>
    <w:rsid w:val="3B38281B"/>
    <w:rsid w:val="3B6D2F73"/>
    <w:rsid w:val="3B89783C"/>
    <w:rsid w:val="3BAE5F1A"/>
    <w:rsid w:val="3BFA79A1"/>
    <w:rsid w:val="3C8CFEE6"/>
    <w:rsid w:val="3E0B9C78"/>
    <w:rsid w:val="3E24EA82"/>
    <w:rsid w:val="3E934D1C"/>
    <w:rsid w:val="3EB4D078"/>
    <w:rsid w:val="3EEDA41B"/>
    <w:rsid w:val="3F4E3355"/>
    <w:rsid w:val="3F541D9F"/>
    <w:rsid w:val="407085DC"/>
    <w:rsid w:val="412BA360"/>
    <w:rsid w:val="429C832A"/>
    <w:rsid w:val="42AB211D"/>
    <w:rsid w:val="4338ED28"/>
    <w:rsid w:val="43839D64"/>
    <w:rsid w:val="4460E618"/>
    <w:rsid w:val="4489A7F6"/>
    <w:rsid w:val="4581AB40"/>
    <w:rsid w:val="45DA6ED9"/>
    <w:rsid w:val="4671D4D9"/>
    <w:rsid w:val="46C0E5E7"/>
    <w:rsid w:val="474DA7F2"/>
    <w:rsid w:val="477812A4"/>
    <w:rsid w:val="47B2AA33"/>
    <w:rsid w:val="47DF2C96"/>
    <w:rsid w:val="49D4289B"/>
    <w:rsid w:val="49D69982"/>
    <w:rsid w:val="49E430B8"/>
    <w:rsid w:val="4A98C42C"/>
    <w:rsid w:val="4B2D8ED0"/>
    <w:rsid w:val="4BB23A17"/>
    <w:rsid w:val="4C1F6E02"/>
    <w:rsid w:val="4C4AC1E1"/>
    <w:rsid w:val="4C6EF821"/>
    <w:rsid w:val="4DBEC59A"/>
    <w:rsid w:val="4DE48CBE"/>
    <w:rsid w:val="4E02AA73"/>
    <w:rsid w:val="4E705E55"/>
    <w:rsid w:val="4EB59B58"/>
    <w:rsid w:val="4FB15E6D"/>
    <w:rsid w:val="501395EE"/>
    <w:rsid w:val="504F792C"/>
    <w:rsid w:val="50BC1B2B"/>
    <w:rsid w:val="51878190"/>
    <w:rsid w:val="5217D472"/>
    <w:rsid w:val="52698ABE"/>
    <w:rsid w:val="52A54563"/>
    <w:rsid w:val="535E6BF1"/>
    <w:rsid w:val="553761DF"/>
    <w:rsid w:val="5573CE4C"/>
    <w:rsid w:val="56561A01"/>
    <w:rsid w:val="565DDB68"/>
    <w:rsid w:val="569874C2"/>
    <w:rsid w:val="56A554F9"/>
    <w:rsid w:val="56C517E6"/>
    <w:rsid w:val="56FA1D86"/>
    <w:rsid w:val="570F50F4"/>
    <w:rsid w:val="57745332"/>
    <w:rsid w:val="57B07B47"/>
    <w:rsid w:val="57B39093"/>
    <w:rsid w:val="57B4A56C"/>
    <w:rsid w:val="5821B8F5"/>
    <w:rsid w:val="588AE122"/>
    <w:rsid w:val="58FAB8A7"/>
    <w:rsid w:val="591E1D6C"/>
    <w:rsid w:val="59215C26"/>
    <w:rsid w:val="59802EDB"/>
    <w:rsid w:val="59DBA5DE"/>
    <w:rsid w:val="5A334DBA"/>
    <w:rsid w:val="5B67B8F6"/>
    <w:rsid w:val="5C232B47"/>
    <w:rsid w:val="5C2A54AF"/>
    <w:rsid w:val="5C4EE288"/>
    <w:rsid w:val="5CD3A8A9"/>
    <w:rsid w:val="5D0E2AE4"/>
    <w:rsid w:val="5D2E9764"/>
    <w:rsid w:val="5D71A7C8"/>
    <w:rsid w:val="5D840D08"/>
    <w:rsid w:val="5DDCCF7C"/>
    <w:rsid w:val="5DE86BBB"/>
    <w:rsid w:val="5EDD7836"/>
    <w:rsid w:val="5FCCBCED"/>
    <w:rsid w:val="6027DB64"/>
    <w:rsid w:val="6129A679"/>
    <w:rsid w:val="61520B25"/>
    <w:rsid w:val="61817112"/>
    <w:rsid w:val="62C46ABD"/>
    <w:rsid w:val="62CB30F6"/>
    <w:rsid w:val="63279C70"/>
    <w:rsid w:val="644447F8"/>
    <w:rsid w:val="6447EF3B"/>
    <w:rsid w:val="652BC1AF"/>
    <w:rsid w:val="65437EAC"/>
    <w:rsid w:val="6602E5D4"/>
    <w:rsid w:val="6666DECF"/>
    <w:rsid w:val="667232CE"/>
    <w:rsid w:val="669CBBDE"/>
    <w:rsid w:val="66C6361E"/>
    <w:rsid w:val="6700DB99"/>
    <w:rsid w:val="67092292"/>
    <w:rsid w:val="674E88B4"/>
    <w:rsid w:val="67E9DF36"/>
    <w:rsid w:val="68266C94"/>
    <w:rsid w:val="689BCA2A"/>
    <w:rsid w:val="68A36EDD"/>
    <w:rsid w:val="690EA31A"/>
    <w:rsid w:val="693D362F"/>
    <w:rsid w:val="69A255AC"/>
    <w:rsid w:val="69A932A7"/>
    <w:rsid w:val="6A0B1ACD"/>
    <w:rsid w:val="6A8C86F6"/>
    <w:rsid w:val="6C3066AD"/>
    <w:rsid w:val="6C7A4C1A"/>
    <w:rsid w:val="6CE63657"/>
    <w:rsid w:val="6E93A707"/>
    <w:rsid w:val="6E9EA416"/>
    <w:rsid w:val="6FBC838D"/>
    <w:rsid w:val="6FD205A6"/>
    <w:rsid w:val="704456B8"/>
    <w:rsid w:val="7054DF5B"/>
    <w:rsid w:val="712FB2B8"/>
    <w:rsid w:val="714C4C81"/>
    <w:rsid w:val="71CB10B2"/>
    <w:rsid w:val="720326EC"/>
    <w:rsid w:val="7231D142"/>
    <w:rsid w:val="723F97F8"/>
    <w:rsid w:val="7342608A"/>
    <w:rsid w:val="74163857"/>
    <w:rsid w:val="7505C5A3"/>
    <w:rsid w:val="75A16614"/>
    <w:rsid w:val="75FE371C"/>
    <w:rsid w:val="766F92DC"/>
    <w:rsid w:val="76B6A4AA"/>
    <w:rsid w:val="76E654B7"/>
    <w:rsid w:val="7729C0F7"/>
    <w:rsid w:val="77CC4C4C"/>
    <w:rsid w:val="780ACBFC"/>
    <w:rsid w:val="79051962"/>
    <w:rsid w:val="7961820D"/>
    <w:rsid w:val="79DB63B2"/>
    <w:rsid w:val="79F2DF6B"/>
    <w:rsid w:val="79FFC960"/>
    <w:rsid w:val="7A0479AC"/>
    <w:rsid w:val="7A09BB2D"/>
    <w:rsid w:val="7AB96F87"/>
    <w:rsid w:val="7AF63665"/>
    <w:rsid w:val="7B6A2386"/>
    <w:rsid w:val="7C335FBA"/>
    <w:rsid w:val="7C38AF16"/>
    <w:rsid w:val="7C8D177A"/>
    <w:rsid w:val="7D4EFB5E"/>
    <w:rsid w:val="7DDE98A2"/>
    <w:rsid w:val="7E552FBD"/>
    <w:rsid w:val="7E922259"/>
    <w:rsid w:val="7EAF879C"/>
    <w:rsid w:val="7ED85B75"/>
    <w:rsid w:val="7F52E40A"/>
    <w:rsid w:val="7F98FAE2"/>
    <w:rsid w:val="7FA589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537D379"/>
  <w15:chartTrackingRefBased/>
  <w15:docId w15:val="{07A31D1C-F4DE-4966-AC12-42AFA3CA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236"/>
    <w:pPr>
      <w:spacing w:after="120"/>
      <w:ind w:firstLine="567"/>
      <w:jc w:val="both"/>
    </w:pPr>
    <w:rPr>
      <w:rFonts w:ascii="Times New Roman" w:hAnsi="Times New Roman"/>
    </w:rPr>
  </w:style>
  <w:style w:type="paragraph" w:styleId="Heading1">
    <w:name w:val="heading 1"/>
    <w:basedOn w:val="Muc-I"/>
    <w:next w:val="Normal"/>
    <w:link w:val="Heading1Char"/>
    <w:uiPriority w:val="9"/>
    <w:qFormat/>
    <w:rsid w:val="00096AF9"/>
    <w:pPr>
      <w:keepNext/>
      <w:keepLines/>
      <w:numPr>
        <w:numId w:val="5"/>
      </w:numPr>
      <w:spacing w:before="400"/>
      <w:outlineLvl w:val="0"/>
    </w:pPr>
    <w:rPr>
      <w:rFonts w:ascii="Roboto Condensed" w:hAnsi="Roboto Condensed"/>
      <w:color w:val="002060"/>
      <w:sz w:val="32"/>
    </w:rPr>
  </w:style>
  <w:style w:type="paragraph" w:styleId="Heading2">
    <w:name w:val="heading 2"/>
    <w:basedOn w:val="Muc-1"/>
    <w:next w:val="Heading3"/>
    <w:link w:val="Heading2Char"/>
    <w:uiPriority w:val="9"/>
    <w:unhideWhenUsed/>
    <w:qFormat/>
    <w:rsid w:val="00096AF9"/>
    <w:pPr>
      <w:keepNext/>
      <w:numPr>
        <w:ilvl w:val="1"/>
        <w:numId w:val="5"/>
      </w:numPr>
      <w:spacing w:before="200" w:after="60"/>
      <w:outlineLvl w:val="1"/>
    </w:pPr>
    <w:rPr>
      <w:rFonts w:ascii="Roboto Condensed" w:hAnsi="Roboto Condensed"/>
      <w:b/>
      <w:color w:val="D50000"/>
    </w:rPr>
  </w:style>
  <w:style w:type="paragraph" w:styleId="Heading3">
    <w:name w:val="heading 3"/>
    <w:basedOn w:val="NoiDung"/>
    <w:next w:val="Normal"/>
    <w:link w:val="Heading3Char"/>
    <w:uiPriority w:val="9"/>
    <w:unhideWhenUsed/>
    <w:qFormat/>
    <w:rsid w:val="004601B9"/>
    <w:pPr>
      <w:keepNext/>
      <w:keepLines/>
      <w:numPr>
        <w:ilvl w:val="2"/>
        <w:numId w:val="5"/>
      </w:numPr>
      <w:tabs>
        <w:tab w:val="clear" w:pos="397"/>
        <w:tab w:val="left" w:pos="794"/>
      </w:tabs>
      <w:spacing w:before="120" w:line="240" w:lineRule="auto"/>
      <w:ind w:left="1191" w:hanging="794"/>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aliases w:val="List L1"/>
    <w:basedOn w:val="Normal"/>
    <w:link w:val="ListParagraphChar"/>
    <w:uiPriority w:val="34"/>
    <w:qFormat/>
    <w:rsid w:val="00D77393"/>
    <w:pPr>
      <w:numPr>
        <w:numId w:val="6"/>
      </w:numPr>
      <w:tabs>
        <w:tab w:val="left" w:pos="567"/>
      </w:tabs>
      <w:spacing w:before="120"/>
    </w:pPr>
  </w:style>
  <w:style w:type="paragraph" w:customStyle="1" w:styleId="Muc-I">
    <w:name w:val="Muc-I"/>
    <w:basedOn w:val="ListParagraph"/>
    <w:link w:val="Muc-IChar"/>
    <w:rsid w:val="007404DA"/>
    <w:pPr>
      <w:numPr>
        <w:numId w:val="1"/>
      </w:numPr>
    </w:pPr>
    <w:rPr>
      <w:rFonts w:cs="Arial"/>
      <w:b/>
      <w:sz w:val="30"/>
    </w:rPr>
  </w:style>
  <w:style w:type="paragraph" w:customStyle="1" w:styleId="Muc-1">
    <w:name w:val="Muc-1"/>
    <w:basedOn w:val="Muc-I"/>
    <w:link w:val="Muc-1Char"/>
    <w:rsid w:val="000C7F39"/>
    <w:pPr>
      <w:numPr>
        <w:numId w:val="2"/>
      </w:numPr>
      <w:ind w:left="900"/>
    </w:pPr>
    <w:rPr>
      <w:b w:val="0"/>
      <w:sz w:val="28"/>
      <w:szCs w:val="28"/>
    </w:rPr>
  </w:style>
  <w:style w:type="character" w:customStyle="1" w:styleId="ListParagraphChar">
    <w:name w:val="List Paragraph Char"/>
    <w:aliases w:val="List L1 Char"/>
    <w:basedOn w:val="DefaultParagraphFont"/>
    <w:link w:val="ListParagraph"/>
    <w:uiPriority w:val="34"/>
    <w:rsid w:val="00D77393"/>
    <w:rPr>
      <w:rFonts w:ascii="Times New Roman" w:hAnsi="Times New Roman"/>
    </w:rPr>
  </w:style>
  <w:style w:type="character" w:customStyle="1" w:styleId="Muc-IChar">
    <w:name w:val="Muc-I Char"/>
    <w:basedOn w:val="ListParagraphChar"/>
    <w:link w:val="Muc-I"/>
    <w:rsid w:val="007404DA"/>
    <w:rPr>
      <w:rFonts w:ascii="Times New Roman" w:hAnsi="Times New Roman" w:cs="Arial"/>
      <w:b/>
      <w:sz w:val="30"/>
    </w:rPr>
  </w:style>
  <w:style w:type="character" w:customStyle="1" w:styleId="Heading1Char">
    <w:name w:val="Heading 1 Char"/>
    <w:basedOn w:val="DefaultParagraphFont"/>
    <w:link w:val="Heading1"/>
    <w:uiPriority w:val="9"/>
    <w:rsid w:val="00096AF9"/>
    <w:rPr>
      <w:rFonts w:ascii="Roboto Condensed" w:hAnsi="Roboto Condensed" w:cs="Arial"/>
      <w:b/>
      <w:color w:val="002060"/>
      <w:sz w:val="32"/>
    </w:rPr>
  </w:style>
  <w:style w:type="character" w:customStyle="1" w:styleId="Muc-1Char">
    <w:name w:val="Muc-1 Char"/>
    <w:basedOn w:val="Muc-IChar"/>
    <w:link w:val="Muc-1"/>
    <w:rsid w:val="000C7F39"/>
    <w:rPr>
      <w:rFonts w:ascii="Times New Roman" w:hAnsi="Times New Roman" w:cs="Arial"/>
      <w:b w:val="0"/>
      <w:sz w:val="28"/>
      <w:szCs w:val="28"/>
    </w:rPr>
  </w:style>
  <w:style w:type="character" w:customStyle="1" w:styleId="Heading2Char">
    <w:name w:val="Heading 2 Char"/>
    <w:basedOn w:val="DefaultParagraphFont"/>
    <w:link w:val="Heading2"/>
    <w:uiPriority w:val="9"/>
    <w:rsid w:val="00096AF9"/>
    <w:rPr>
      <w:rFonts w:ascii="Roboto Condensed" w:hAnsi="Roboto Condensed" w:cs="Arial"/>
      <w:b/>
      <w:color w:val="D50000"/>
      <w:sz w:val="28"/>
      <w:szCs w:val="28"/>
    </w:rPr>
  </w:style>
  <w:style w:type="paragraph" w:customStyle="1" w:styleId="NoiDung">
    <w:name w:val="NoiDung"/>
    <w:basedOn w:val="Normal"/>
    <w:link w:val="NoiDungChar"/>
    <w:rsid w:val="00C45F90"/>
    <w:pPr>
      <w:spacing w:line="288" w:lineRule="auto"/>
    </w:pPr>
    <w:rPr>
      <w:rFonts w:cs="Arial"/>
    </w:rPr>
  </w:style>
  <w:style w:type="character" w:styleId="Hyperlink">
    <w:name w:val="Hyperlink"/>
    <w:basedOn w:val="DefaultParagraphFont"/>
    <w:uiPriority w:val="99"/>
    <w:unhideWhenUsed/>
    <w:rsid w:val="007440B5"/>
    <w:rPr>
      <w:rFonts w:ascii="Times New Roman" w:hAnsi="Times New Roman"/>
      <w:b w:val="0"/>
      <w:i w:val="0"/>
      <w:color w:val="0563C1" w:themeColor="hyperlink"/>
      <w:sz w:val="26"/>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Figurecaption">
    <w:name w:val="Figure caption"/>
    <w:basedOn w:val="NoiDung"/>
    <w:next w:val="Normal"/>
    <w:link w:val="FigurecaptionChar"/>
    <w:qFormat/>
    <w:rsid w:val="004601B9"/>
    <w:pPr>
      <w:numPr>
        <w:numId w:val="3"/>
      </w:numPr>
      <w:jc w:val="center"/>
    </w:pPr>
    <w:rPr>
      <w:i/>
      <w:sz w:val="22"/>
    </w:rPr>
  </w:style>
  <w:style w:type="character" w:customStyle="1" w:styleId="FigurecaptionChar">
    <w:name w:val="Figure caption Char"/>
    <w:basedOn w:val="NoiDungChar"/>
    <w:link w:val="Figurecaption"/>
    <w:rsid w:val="004601B9"/>
    <w:rPr>
      <w:rFonts w:ascii="Times New Roman" w:eastAsia="Times New Roman" w:hAnsi="Times New Roman" w:cs="Arial"/>
      <w:i/>
      <w:color w:val="212120"/>
      <w:kern w:val="28"/>
      <w:sz w:val="22"/>
      <w:szCs w:val="26"/>
    </w:rPr>
  </w:style>
  <w:style w:type="paragraph" w:customStyle="1" w:styleId="Step">
    <w:name w:val="Step"/>
    <w:basedOn w:val="Normal"/>
    <w:link w:val="StepChar"/>
    <w:qFormat/>
    <w:rsid w:val="00A33FE1"/>
    <w:pPr>
      <w:numPr>
        <w:numId w:val="4"/>
      </w:numPr>
      <w:tabs>
        <w:tab w:val="left" w:pos="1871"/>
      </w:tabs>
      <w:ind w:left="748" w:hanging="181"/>
    </w:pPr>
  </w:style>
  <w:style w:type="character" w:customStyle="1" w:styleId="Heading3Char">
    <w:name w:val="Heading 3 Char"/>
    <w:basedOn w:val="DefaultParagraphFont"/>
    <w:link w:val="Heading3"/>
    <w:uiPriority w:val="9"/>
    <w:rsid w:val="004601B9"/>
    <w:rPr>
      <w:rFonts w:ascii="Times New Roman" w:hAnsi="Times New Roman" w:cs="Arial"/>
      <w:b/>
    </w:rPr>
  </w:style>
  <w:style w:type="character" w:customStyle="1" w:styleId="StepChar">
    <w:name w:val="Step Char"/>
    <w:basedOn w:val="NoiDungChar"/>
    <w:link w:val="Step"/>
    <w:rsid w:val="00A33FE1"/>
    <w:rPr>
      <w:rFonts w:ascii="Times New Roman" w:eastAsia="Times New Roman" w:hAnsi="Times New Roman"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
    <w:name w:val="Mention"/>
    <w:basedOn w:val="DefaultParagraphFont"/>
    <w:uiPriority w:val="99"/>
    <w:semiHidden/>
    <w:unhideWhenUsed/>
    <w:rsid w:val="001133CB"/>
    <w:rPr>
      <w:color w:val="2B579A"/>
      <w:shd w:val="clear" w:color="auto" w:fill="E6E6E6"/>
    </w:rPr>
  </w:style>
  <w:style w:type="character" w:customStyle="1"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sz w:val="24"/>
      <w:szCs w:val="24"/>
      <w:lang w:eastAsia="ja-JP"/>
    </w:rPr>
  </w:style>
  <w:style w:type="paragraph" w:styleId="TOCHeading">
    <w:name w:val="TOC Heading"/>
    <w:basedOn w:val="Heading1"/>
    <w:next w:val="Normal"/>
    <w:uiPriority w:val="39"/>
    <w:unhideWhenUsed/>
    <w:qFormat/>
    <w:rsid w:val="00722283"/>
    <w:pPr>
      <w:numPr>
        <w:numId w:val="0"/>
      </w:numPr>
      <w:spacing w:before="240" w:after="0" w:line="259" w:lineRule="auto"/>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uiPriority w:val="39"/>
    <w:unhideWhenUsed/>
    <w:rsid w:val="000E0A0C"/>
    <w:pPr>
      <w:spacing w:before="120" w:after="0"/>
      <w:ind w:left="568" w:hanging="284"/>
    </w:pPr>
    <w:rPr>
      <w:bCs/>
      <w:szCs w:val="22"/>
    </w:rPr>
  </w:style>
  <w:style w:type="paragraph" w:styleId="TOC1">
    <w:name w:val="toc 1"/>
    <w:basedOn w:val="Normal"/>
    <w:next w:val="Normal"/>
    <w:uiPriority w:val="39"/>
    <w:unhideWhenUsed/>
    <w:rsid w:val="000E0A0C"/>
    <w:pPr>
      <w:spacing w:before="120" w:after="0"/>
      <w:ind w:left="454" w:hanging="454"/>
    </w:pPr>
    <w:rPr>
      <w:bCs/>
      <w:iCs/>
      <w:sz w:val="24"/>
      <w:szCs w:val="24"/>
    </w:rPr>
  </w:style>
  <w:style w:type="paragraph" w:styleId="TOC3">
    <w:name w:val="toc 3"/>
    <w:basedOn w:val="Normal"/>
    <w:next w:val="Normal"/>
    <w:uiPriority w:val="39"/>
    <w:unhideWhenUsed/>
    <w:rsid w:val="000E0A0C"/>
    <w:pPr>
      <w:spacing w:after="0"/>
      <w:ind w:left="851" w:hanging="284"/>
    </w:pPr>
    <w:rPr>
      <w:szCs w:val="20"/>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D823D7"/>
    <w:pPr>
      <w:spacing w:before="240" w:line="360" w:lineRule="auto"/>
      <w:contextualSpacing/>
      <w:jc w:val="center"/>
    </w:pPr>
    <w:rPr>
      <w:rFonts w:ascii="UTM Avo" w:eastAsiaTheme="majorEastAsia" w:hAnsi="UTM Avo" w:cstheme="majorBidi"/>
      <w:b/>
      <w:spacing w:val="-10"/>
      <w:sz w:val="32"/>
      <w:szCs w:val="56"/>
    </w:rPr>
  </w:style>
  <w:style w:type="character" w:customStyle="1" w:styleId="TitleChar">
    <w:name w:val="Title Char"/>
    <w:basedOn w:val="DefaultParagraphFont"/>
    <w:link w:val="Title"/>
    <w:uiPriority w:val="10"/>
    <w:rsid w:val="00D823D7"/>
    <w:rPr>
      <w:rFonts w:eastAsiaTheme="majorEastAsia" w:cstheme="majorBidi"/>
      <w:b/>
      <w:spacing w:val="-10"/>
      <w:sz w:val="32"/>
      <w:szCs w:val="56"/>
    </w:rPr>
  </w:style>
  <w:style w:type="paragraph" w:styleId="TOC4">
    <w:name w:val="toc 4"/>
    <w:basedOn w:val="Normal"/>
    <w:next w:val="Normal"/>
    <w:autoRedefine/>
    <w:uiPriority w:val="39"/>
    <w:semiHidden/>
    <w:unhideWhenUsed/>
    <w:rsid w:val="00CE48E2"/>
    <w:pPr>
      <w:spacing w:after="0"/>
      <w:ind w:left="780"/>
    </w:pPr>
    <w:rPr>
      <w:sz w:val="20"/>
      <w:szCs w:val="20"/>
    </w:rPr>
  </w:style>
  <w:style w:type="paragraph" w:customStyle="1" w:styleId="Style4">
    <w:name w:val="Style4"/>
    <w:basedOn w:val="Heading1"/>
    <w:qFormat/>
    <w:rsid w:val="000874E9"/>
    <w:pPr>
      <w:numPr>
        <w:numId w:val="0"/>
      </w:numPr>
      <w:spacing w:before="240" w:after="240"/>
    </w:pPr>
    <w:rPr>
      <w:rFonts w:ascii="UTM Neo Intel" w:eastAsia="Times New Roman" w:hAnsi="UTM Neo Intel"/>
      <w:b w:val="0"/>
      <w:color w:val="0070C0"/>
      <w:kern w:val="28"/>
      <w:sz w:val="40"/>
    </w:rPr>
  </w:style>
  <w:style w:type="paragraph" w:styleId="TOC5">
    <w:name w:val="toc 5"/>
    <w:basedOn w:val="Normal"/>
    <w:next w:val="Normal"/>
    <w:autoRedefine/>
    <w:uiPriority w:val="39"/>
    <w:semiHidden/>
    <w:unhideWhenUsed/>
    <w:rsid w:val="00CE48E2"/>
    <w:pPr>
      <w:spacing w:after="0"/>
      <w:ind w:left="1040"/>
    </w:pPr>
    <w:rPr>
      <w:sz w:val="20"/>
      <w:szCs w:val="20"/>
    </w:rPr>
  </w:style>
  <w:style w:type="numbering" w:customStyle="1" w:styleId="CurrentList1">
    <w:name w:val="Current List1"/>
    <w:uiPriority w:val="99"/>
    <w:rsid w:val="00052098"/>
    <w:pPr>
      <w:numPr>
        <w:numId w:val="10"/>
      </w:numPr>
    </w:pPr>
  </w:style>
  <w:style w:type="paragraph" w:styleId="TOC6">
    <w:name w:val="toc 6"/>
    <w:basedOn w:val="Normal"/>
    <w:next w:val="Normal"/>
    <w:autoRedefine/>
    <w:uiPriority w:val="39"/>
    <w:semiHidden/>
    <w:unhideWhenUsed/>
    <w:rsid w:val="00CE48E2"/>
    <w:pPr>
      <w:spacing w:after="0"/>
      <w:ind w:left="1300"/>
    </w:pPr>
    <w:rPr>
      <w:sz w:val="20"/>
      <w:szCs w:val="20"/>
    </w:rPr>
  </w:style>
  <w:style w:type="paragraph" w:styleId="TOC7">
    <w:name w:val="toc 7"/>
    <w:basedOn w:val="Normal"/>
    <w:next w:val="Normal"/>
    <w:autoRedefine/>
    <w:uiPriority w:val="39"/>
    <w:semiHidden/>
    <w:unhideWhenUsed/>
    <w:rsid w:val="00CE48E2"/>
    <w:pPr>
      <w:spacing w:after="0"/>
      <w:ind w:left="1560"/>
    </w:pPr>
    <w:rPr>
      <w:sz w:val="20"/>
      <w:szCs w:val="20"/>
    </w:rPr>
  </w:style>
  <w:style w:type="paragraph" w:styleId="TOC8">
    <w:name w:val="toc 8"/>
    <w:basedOn w:val="Normal"/>
    <w:next w:val="Normal"/>
    <w:autoRedefine/>
    <w:uiPriority w:val="39"/>
    <w:semiHidden/>
    <w:unhideWhenUsed/>
    <w:rsid w:val="00CE48E2"/>
    <w:pPr>
      <w:spacing w:after="0"/>
      <w:ind w:left="1820"/>
    </w:pPr>
    <w:rPr>
      <w:sz w:val="20"/>
      <w:szCs w:val="20"/>
    </w:rPr>
  </w:style>
  <w:style w:type="paragraph" w:styleId="TOC9">
    <w:name w:val="toc 9"/>
    <w:basedOn w:val="Normal"/>
    <w:next w:val="Normal"/>
    <w:autoRedefine/>
    <w:uiPriority w:val="39"/>
    <w:semiHidden/>
    <w:unhideWhenUsed/>
    <w:rsid w:val="00CE48E2"/>
    <w:pPr>
      <w:spacing w:after="0"/>
      <w:ind w:left="2080"/>
    </w:pPr>
    <w:rPr>
      <w:sz w:val="20"/>
      <w:szCs w:val="20"/>
    </w:rPr>
  </w:style>
  <w:style w:type="numbering" w:customStyle="1" w:styleId="CurrentList2">
    <w:name w:val="Current List2"/>
    <w:uiPriority w:val="99"/>
    <w:rsid w:val="00CE48E2"/>
    <w:pPr>
      <w:numPr>
        <w:numId w:val="11"/>
      </w:numPr>
    </w:pPr>
  </w:style>
  <w:style w:type="numbering" w:customStyle="1" w:styleId="CurrentList3">
    <w:name w:val="Current List3"/>
    <w:uiPriority w:val="99"/>
    <w:rsid w:val="00CE48E2"/>
    <w:pPr>
      <w:numPr>
        <w:numId w:val="12"/>
      </w:numPr>
    </w:pPr>
  </w:style>
  <w:style w:type="numbering" w:customStyle="1" w:styleId="CurrentList4">
    <w:name w:val="Current List4"/>
    <w:uiPriority w:val="99"/>
    <w:rsid w:val="00CE48E2"/>
    <w:pPr>
      <w:numPr>
        <w:numId w:val="13"/>
      </w:numPr>
    </w:pPr>
  </w:style>
  <w:style w:type="numbering" w:customStyle="1" w:styleId="CurrentList5">
    <w:name w:val="Current List5"/>
    <w:uiPriority w:val="99"/>
    <w:rsid w:val="00406CB3"/>
    <w:pPr>
      <w:numPr>
        <w:numId w:val="14"/>
      </w:numPr>
    </w:pPr>
  </w:style>
  <w:style w:type="numbering" w:customStyle="1" w:styleId="CurrentList6">
    <w:name w:val="Current List6"/>
    <w:uiPriority w:val="99"/>
    <w:rsid w:val="00406CB3"/>
    <w:pPr>
      <w:numPr>
        <w:numId w:val="15"/>
      </w:numPr>
    </w:pPr>
  </w:style>
  <w:style w:type="character" w:styleId="PlaceholderText">
    <w:name w:val="Placeholder Text"/>
    <w:basedOn w:val="DefaultParagraphFont"/>
    <w:uiPriority w:val="99"/>
    <w:semiHidden/>
    <w:rsid w:val="001230F6"/>
    <w:rPr>
      <w:color w:val="808080"/>
    </w:rPr>
  </w:style>
  <w:style w:type="paragraph" w:customStyle="1" w:styleId="Figure">
    <w:name w:val="Figure"/>
    <w:basedOn w:val="Normal"/>
    <w:next w:val="Figurecaption"/>
    <w:qFormat/>
    <w:rsid w:val="004601B9"/>
    <w:pPr>
      <w:jc w:val="center"/>
    </w:pPr>
    <w:rPr>
      <w:noProof/>
    </w:rPr>
  </w:style>
  <w:style w:type="paragraph" w:customStyle="1" w:styleId="Code">
    <w:name w:val="Code"/>
    <w:basedOn w:val="Normal"/>
    <w:next w:val="Normal"/>
    <w:qFormat/>
    <w:rsid w:val="00D27730"/>
    <w:pPr>
      <w:keepNext/>
      <w:keepLines/>
      <w:pBdr>
        <w:top w:val="single" w:sz="2" w:space="10" w:color="0070C0"/>
        <w:left w:val="single" w:sz="2" w:space="10" w:color="0070C0"/>
        <w:bottom w:val="single" w:sz="2" w:space="10" w:color="0070C0"/>
        <w:right w:val="single" w:sz="2" w:space="10" w:color="0070C0"/>
      </w:pBdr>
      <w:shd w:val="pct10"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spacing w:after="0"/>
      <w:ind w:firstLine="0"/>
      <w:jc w:val="left"/>
    </w:pPr>
    <w:rPr>
      <w:rFonts w:ascii="Consolas" w:hAnsi="Consolas"/>
      <w:noProof/>
      <w:sz w:val="24"/>
    </w:rPr>
  </w:style>
  <w:style w:type="paragraph" w:styleId="Bibliography">
    <w:name w:val="Bibliography"/>
    <w:basedOn w:val="Normal"/>
    <w:next w:val="Normal"/>
    <w:uiPriority w:val="37"/>
    <w:unhideWhenUsed/>
    <w:rsid w:val="00AC6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66175632">
      <w:bodyDiv w:val="1"/>
      <w:marLeft w:val="0"/>
      <w:marRight w:val="0"/>
      <w:marTop w:val="0"/>
      <w:marBottom w:val="0"/>
      <w:divBdr>
        <w:top w:val="none" w:sz="0" w:space="0" w:color="auto"/>
        <w:left w:val="none" w:sz="0" w:space="0" w:color="auto"/>
        <w:bottom w:val="none" w:sz="0" w:space="0" w:color="auto"/>
        <w:right w:val="none" w:sz="0" w:space="0" w:color="auto"/>
      </w:divBdr>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997416653">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073427256">
      <w:bodyDiv w:val="1"/>
      <w:marLeft w:val="0"/>
      <w:marRight w:val="0"/>
      <w:marTop w:val="0"/>
      <w:marBottom w:val="0"/>
      <w:divBdr>
        <w:top w:val="none" w:sz="0" w:space="0" w:color="auto"/>
        <w:left w:val="none" w:sz="0" w:space="0" w:color="auto"/>
        <w:bottom w:val="none" w:sz="0" w:space="0" w:color="auto"/>
        <w:right w:val="none" w:sz="0" w:space="0" w:color="auto"/>
      </w:divBdr>
      <w:divsChild>
        <w:div w:id="662047986">
          <w:marLeft w:val="0"/>
          <w:marRight w:val="0"/>
          <w:marTop w:val="0"/>
          <w:marBottom w:val="0"/>
          <w:divBdr>
            <w:top w:val="none" w:sz="0" w:space="0" w:color="auto"/>
            <w:left w:val="none" w:sz="0" w:space="0" w:color="auto"/>
            <w:bottom w:val="none" w:sz="0" w:space="0" w:color="auto"/>
            <w:right w:val="none" w:sz="0" w:space="0" w:color="auto"/>
          </w:divBdr>
          <w:divsChild>
            <w:div w:id="716513620">
              <w:marLeft w:val="0"/>
              <w:marRight w:val="0"/>
              <w:marTop w:val="0"/>
              <w:marBottom w:val="0"/>
              <w:divBdr>
                <w:top w:val="none" w:sz="0" w:space="0" w:color="auto"/>
                <w:left w:val="none" w:sz="0" w:space="0" w:color="auto"/>
                <w:bottom w:val="none" w:sz="0" w:space="0" w:color="auto"/>
                <w:right w:val="none" w:sz="0" w:space="0" w:color="auto"/>
              </w:divBdr>
              <w:divsChild>
                <w:div w:id="1302996999">
                  <w:marLeft w:val="0"/>
                  <w:marRight w:val="0"/>
                  <w:marTop w:val="0"/>
                  <w:marBottom w:val="0"/>
                  <w:divBdr>
                    <w:top w:val="none" w:sz="0" w:space="0" w:color="auto"/>
                    <w:left w:val="none" w:sz="0" w:space="0" w:color="auto"/>
                    <w:bottom w:val="none" w:sz="0" w:space="0" w:color="auto"/>
                    <w:right w:val="none" w:sz="0" w:space="0" w:color="auto"/>
                  </w:divBdr>
                  <w:divsChild>
                    <w:div w:id="667909034">
                      <w:marLeft w:val="0"/>
                      <w:marRight w:val="0"/>
                      <w:marTop w:val="0"/>
                      <w:marBottom w:val="0"/>
                      <w:divBdr>
                        <w:top w:val="none" w:sz="0" w:space="0" w:color="auto"/>
                        <w:left w:val="none" w:sz="0" w:space="0" w:color="auto"/>
                        <w:bottom w:val="none" w:sz="0" w:space="0" w:color="auto"/>
                        <w:right w:val="none" w:sz="0" w:space="0" w:color="auto"/>
                      </w:divBdr>
                      <w:divsChild>
                        <w:div w:id="1625386710">
                          <w:marLeft w:val="0"/>
                          <w:marRight w:val="0"/>
                          <w:marTop w:val="0"/>
                          <w:marBottom w:val="0"/>
                          <w:divBdr>
                            <w:top w:val="none" w:sz="0" w:space="0" w:color="auto"/>
                            <w:left w:val="none" w:sz="0" w:space="0" w:color="auto"/>
                            <w:bottom w:val="none" w:sz="0" w:space="0" w:color="auto"/>
                            <w:right w:val="none" w:sz="0" w:space="0" w:color="auto"/>
                          </w:divBdr>
                          <w:divsChild>
                            <w:div w:id="1042680519">
                              <w:marLeft w:val="0"/>
                              <w:marRight w:val="0"/>
                              <w:marTop w:val="0"/>
                              <w:marBottom w:val="0"/>
                              <w:divBdr>
                                <w:top w:val="none" w:sz="0" w:space="0" w:color="auto"/>
                                <w:left w:val="none" w:sz="0" w:space="0" w:color="auto"/>
                                <w:bottom w:val="none" w:sz="0" w:space="0" w:color="auto"/>
                                <w:right w:val="none" w:sz="0" w:space="0" w:color="auto"/>
                              </w:divBdr>
                              <w:divsChild>
                                <w:div w:id="515389736">
                                  <w:marLeft w:val="0"/>
                                  <w:marRight w:val="0"/>
                                  <w:marTop w:val="0"/>
                                  <w:marBottom w:val="0"/>
                                  <w:divBdr>
                                    <w:top w:val="none" w:sz="0" w:space="0" w:color="auto"/>
                                    <w:left w:val="none" w:sz="0" w:space="0" w:color="auto"/>
                                    <w:bottom w:val="none" w:sz="0" w:space="0" w:color="auto"/>
                                    <w:right w:val="none" w:sz="0" w:space="0" w:color="auto"/>
                                  </w:divBdr>
                                  <w:divsChild>
                                    <w:div w:id="1905942449">
                                      <w:marLeft w:val="0"/>
                                      <w:marRight w:val="0"/>
                                      <w:marTop w:val="0"/>
                                      <w:marBottom w:val="0"/>
                                      <w:divBdr>
                                        <w:top w:val="none" w:sz="0" w:space="0" w:color="auto"/>
                                        <w:left w:val="none" w:sz="0" w:space="0" w:color="auto"/>
                                        <w:bottom w:val="none" w:sz="0" w:space="0" w:color="auto"/>
                                        <w:right w:val="none" w:sz="0" w:space="0" w:color="auto"/>
                                      </w:divBdr>
                                      <w:divsChild>
                                        <w:div w:id="933439637">
                                          <w:marLeft w:val="0"/>
                                          <w:marRight w:val="0"/>
                                          <w:marTop w:val="0"/>
                                          <w:marBottom w:val="0"/>
                                          <w:divBdr>
                                            <w:top w:val="none" w:sz="0" w:space="0" w:color="auto"/>
                                            <w:left w:val="none" w:sz="0" w:space="0" w:color="auto"/>
                                            <w:bottom w:val="none" w:sz="0" w:space="0" w:color="auto"/>
                                            <w:right w:val="none" w:sz="0" w:space="0" w:color="auto"/>
                                          </w:divBdr>
                                          <w:divsChild>
                                            <w:div w:id="145362806">
                                              <w:marLeft w:val="0"/>
                                              <w:marRight w:val="0"/>
                                              <w:marTop w:val="0"/>
                                              <w:marBottom w:val="0"/>
                                              <w:divBdr>
                                                <w:top w:val="none" w:sz="0" w:space="0" w:color="auto"/>
                                                <w:left w:val="none" w:sz="0" w:space="0" w:color="auto"/>
                                                <w:bottom w:val="none" w:sz="0" w:space="0" w:color="auto"/>
                                                <w:right w:val="none" w:sz="0" w:space="0" w:color="auto"/>
                                              </w:divBdr>
                                              <w:divsChild>
                                                <w:div w:id="429397110">
                                                  <w:marLeft w:val="0"/>
                                                  <w:marRight w:val="0"/>
                                                  <w:marTop w:val="0"/>
                                                  <w:marBottom w:val="0"/>
                                                  <w:divBdr>
                                                    <w:top w:val="none" w:sz="0" w:space="0" w:color="auto"/>
                                                    <w:left w:val="none" w:sz="0" w:space="0" w:color="auto"/>
                                                    <w:bottom w:val="none" w:sz="0" w:space="0" w:color="auto"/>
                                                    <w:right w:val="none" w:sz="0" w:space="0" w:color="auto"/>
                                                  </w:divBdr>
                                                  <w:divsChild>
                                                    <w:div w:id="755437449">
                                                      <w:marLeft w:val="0"/>
                                                      <w:marRight w:val="0"/>
                                                      <w:marTop w:val="0"/>
                                                      <w:marBottom w:val="0"/>
                                                      <w:divBdr>
                                                        <w:top w:val="none" w:sz="0" w:space="0" w:color="auto"/>
                                                        <w:left w:val="none" w:sz="0" w:space="0" w:color="auto"/>
                                                        <w:bottom w:val="none" w:sz="0" w:space="0" w:color="auto"/>
                                                        <w:right w:val="none" w:sz="0" w:space="0" w:color="auto"/>
                                                      </w:divBdr>
                                                      <w:divsChild>
                                                        <w:div w:id="1623265169">
                                                          <w:marLeft w:val="0"/>
                                                          <w:marRight w:val="0"/>
                                                          <w:marTop w:val="0"/>
                                                          <w:marBottom w:val="0"/>
                                                          <w:divBdr>
                                                            <w:top w:val="none" w:sz="0" w:space="0" w:color="auto"/>
                                                            <w:left w:val="none" w:sz="0" w:space="0" w:color="auto"/>
                                                            <w:bottom w:val="none" w:sz="0" w:space="0" w:color="auto"/>
                                                            <w:right w:val="none" w:sz="0" w:space="0" w:color="auto"/>
                                                          </w:divBdr>
                                                          <w:divsChild>
                                                            <w:div w:id="1635675169">
                                                              <w:marLeft w:val="0"/>
                                                              <w:marRight w:val="0"/>
                                                              <w:marTop w:val="0"/>
                                                              <w:marBottom w:val="0"/>
                                                              <w:divBdr>
                                                                <w:top w:val="single" w:sz="24" w:space="0" w:color="auto"/>
                                                                <w:left w:val="single" w:sz="24" w:space="0" w:color="auto"/>
                                                                <w:bottom w:val="single" w:sz="24" w:space="0" w:color="auto"/>
                                                                <w:right w:val="single" w:sz="24" w:space="0" w:color="auto"/>
                                                              </w:divBdr>
                                                              <w:divsChild>
                                                                <w:div w:id="157620889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5028025">
                              <w:marLeft w:val="0"/>
                              <w:marRight w:val="0"/>
                              <w:marTop w:val="0"/>
                              <w:marBottom w:val="0"/>
                              <w:divBdr>
                                <w:top w:val="none" w:sz="0" w:space="0" w:color="auto"/>
                                <w:left w:val="none" w:sz="0" w:space="0" w:color="auto"/>
                                <w:bottom w:val="none" w:sz="0" w:space="0" w:color="auto"/>
                                <w:right w:val="none" w:sz="0" w:space="0" w:color="auto"/>
                              </w:divBdr>
                              <w:divsChild>
                                <w:div w:id="1316030067">
                                  <w:marLeft w:val="0"/>
                                  <w:marRight w:val="0"/>
                                  <w:marTop w:val="0"/>
                                  <w:marBottom w:val="0"/>
                                  <w:divBdr>
                                    <w:top w:val="single" w:sz="2" w:space="9" w:color="auto"/>
                                    <w:left w:val="single" w:sz="2" w:space="9" w:color="auto"/>
                                    <w:bottom w:val="single" w:sz="2" w:space="9" w:color="auto"/>
                                    <w:right w:val="single" w:sz="2" w:space="9" w:color="auto"/>
                                  </w:divBdr>
                                  <w:divsChild>
                                    <w:div w:id="331488947">
                                      <w:marLeft w:val="0"/>
                                      <w:marRight w:val="0"/>
                                      <w:marTop w:val="0"/>
                                      <w:marBottom w:val="0"/>
                                      <w:divBdr>
                                        <w:top w:val="none" w:sz="0" w:space="0" w:color="auto"/>
                                        <w:left w:val="none" w:sz="0" w:space="0" w:color="auto"/>
                                        <w:bottom w:val="none" w:sz="0" w:space="0" w:color="auto"/>
                                        <w:right w:val="none" w:sz="0" w:space="0" w:color="auto"/>
                                      </w:divBdr>
                                      <w:divsChild>
                                        <w:div w:id="16679471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977662">
          <w:marLeft w:val="0"/>
          <w:marRight w:val="0"/>
          <w:marTop w:val="0"/>
          <w:marBottom w:val="0"/>
          <w:divBdr>
            <w:top w:val="none" w:sz="0" w:space="0" w:color="auto"/>
            <w:left w:val="none" w:sz="0" w:space="0" w:color="auto"/>
            <w:bottom w:val="none" w:sz="0" w:space="0" w:color="auto"/>
            <w:right w:val="none" w:sz="0" w:space="0" w:color="auto"/>
          </w:divBdr>
          <w:divsChild>
            <w:div w:id="736629166">
              <w:marLeft w:val="0"/>
              <w:marRight w:val="0"/>
              <w:marTop w:val="0"/>
              <w:marBottom w:val="0"/>
              <w:divBdr>
                <w:top w:val="none" w:sz="0" w:space="0" w:color="auto"/>
                <w:left w:val="none" w:sz="0" w:space="0" w:color="auto"/>
                <w:bottom w:val="none" w:sz="0" w:space="0" w:color="auto"/>
                <w:right w:val="none" w:sz="0" w:space="0" w:color="auto"/>
              </w:divBdr>
              <w:divsChild>
                <w:div w:id="391076738">
                  <w:marLeft w:val="0"/>
                  <w:marRight w:val="0"/>
                  <w:marTop w:val="0"/>
                  <w:marBottom w:val="0"/>
                  <w:divBdr>
                    <w:top w:val="none" w:sz="0" w:space="0" w:color="auto"/>
                    <w:left w:val="none" w:sz="0" w:space="0" w:color="auto"/>
                    <w:bottom w:val="none" w:sz="0" w:space="0" w:color="auto"/>
                    <w:right w:val="none" w:sz="0" w:space="0" w:color="auto"/>
                  </w:divBdr>
                  <w:divsChild>
                    <w:div w:id="1638220248">
                      <w:marLeft w:val="0"/>
                      <w:marRight w:val="0"/>
                      <w:marTop w:val="0"/>
                      <w:marBottom w:val="0"/>
                      <w:divBdr>
                        <w:top w:val="none" w:sz="0" w:space="0" w:color="auto"/>
                        <w:left w:val="none" w:sz="0" w:space="0" w:color="auto"/>
                        <w:bottom w:val="none" w:sz="0" w:space="0" w:color="auto"/>
                        <w:right w:val="none" w:sz="0" w:space="0" w:color="auto"/>
                      </w:divBdr>
                      <w:divsChild>
                        <w:div w:id="420834371">
                          <w:marLeft w:val="0"/>
                          <w:marRight w:val="0"/>
                          <w:marTop w:val="0"/>
                          <w:marBottom w:val="0"/>
                          <w:divBdr>
                            <w:top w:val="none" w:sz="0" w:space="0" w:color="auto"/>
                            <w:left w:val="none" w:sz="0" w:space="0" w:color="auto"/>
                            <w:bottom w:val="none" w:sz="0" w:space="0" w:color="auto"/>
                            <w:right w:val="none" w:sz="0" w:space="0" w:color="auto"/>
                          </w:divBdr>
                          <w:divsChild>
                            <w:div w:id="366686591">
                              <w:marLeft w:val="0"/>
                              <w:marRight w:val="0"/>
                              <w:marTop w:val="0"/>
                              <w:marBottom w:val="0"/>
                              <w:divBdr>
                                <w:top w:val="none" w:sz="0" w:space="0" w:color="auto"/>
                                <w:left w:val="none" w:sz="0" w:space="0" w:color="auto"/>
                                <w:bottom w:val="none" w:sz="0" w:space="0" w:color="auto"/>
                                <w:right w:val="none" w:sz="0" w:space="0" w:color="auto"/>
                              </w:divBdr>
                              <w:divsChild>
                                <w:div w:id="671563107">
                                  <w:marLeft w:val="0"/>
                                  <w:marRight w:val="0"/>
                                  <w:marTop w:val="0"/>
                                  <w:marBottom w:val="0"/>
                                  <w:divBdr>
                                    <w:top w:val="none" w:sz="0" w:space="0" w:color="auto"/>
                                    <w:left w:val="none" w:sz="0" w:space="0" w:color="auto"/>
                                    <w:bottom w:val="none" w:sz="0" w:space="0" w:color="auto"/>
                                    <w:right w:val="none" w:sz="0" w:space="0" w:color="auto"/>
                                  </w:divBdr>
                                  <w:divsChild>
                                    <w:div w:id="1297879849">
                                      <w:marLeft w:val="0"/>
                                      <w:marRight w:val="0"/>
                                      <w:marTop w:val="0"/>
                                      <w:marBottom w:val="0"/>
                                      <w:divBdr>
                                        <w:top w:val="none" w:sz="0" w:space="0" w:color="auto"/>
                                        <w:left w:val="none" w:sz="0" w:space="0" w:color="auto"/>
                                        <w:bottom w:val="none" w:sz="0" w:space="0" w:color="auto"/>
                                        <w:right w:val="none" w:sz="0" w:space="0" w:color="auto"/>
                                      </w:divBdr>
                                      <w:divsChild>
                                        <w:div w:id="984625441">
                                          <w:marLeft w:val="0"/>
                                          <w:marRight w:val="0"/>
                                          <w:marTop w:val="0"/>
                                          <w:marBottom w:val="0"/>
                                          <w:divBdr>
                                            <w:top w:val="none" w:sz="0" w:space="0" w:color="auto"/>
                                            <w:left w:val="none" w:sz="0" w:space="0" w:color="auto"/>
                                            <w:bottom w:val="none" w:sz="0" w:space="0" w:color="auto"/>
                                            <w:right w:val="none" w:sz="0" w:space="0" w:color="auto"/>
                                          </w:divBdr>
                                          <w:divsChild>
                                            <w:div w:id="1473058919">
                                              <w:marLeft w:val="0"/>
                                              <w:marRight w:val="0"/>
                                              <w:marTop w:val="0"/>
                                              <w:marBottom w:val="0"/>
                                              <w:divBdr>
                                                <w:top w:val="none" w:sz="0" w:space="0" w:color="auto"/>
                                                <w:left w:val="none" w:sz="0" w:space="0" w:color="auto"/>
                                                <w:bottom w:val="none" w:sz="0" w:space="0" w:color="auto"/>
                                                <w:right w:val="none" w:sz="0" w:space="0" w:color="auto"/>
                                              </w:divBdr>
                                              <w:divsChild>
                                                <w:div w:id="1773625633">
                                                  <w:marLeft w:val="0"/>
                                                  <w:marRight w:val="0"/>
                                                  <w:marTop w:val="0"/>
                                                  <w:marBottom w:val="0"/>
                                                  <w:divBdr>
                                                    <w:top w:val="none" w:sz="0" w:space="0" w:color="auto"/>
                                                    <w:left w:val="none" w:sz="0" w:space="0" w:color="auto"/>
                                                    <w:bottom w:val="none" w:sz="0" w:space="0" w:color="auto"/>
                                                    <w:right w:val="none" w:sz="0" w:space="0" w:color="auto"/>
                                                  </w:divBdr>
                                                  <w:divsChild>
                                                    <w:div w:id="719019998">
                                                      <w:marLeft w:val="0"/>
                                                      <w:marRight w:val="0"/>
                                                      <w:marTop w:val="0"/>
                                                      <w:marBottom w:val="0"/>
                                                      <w:divBdr>
                                                        <w:top w:val="none" w:sz="0" w:space="0" w:color="auto"/>
                                                        <w:left w:val="none" w:sz="0" w:space="0" w:color="auto"/>
                                                        <w:bottom w:val="none" w:sz="0" w:space="0" w:color="auto"/>
                                                        <w:right w:val="none" w:sz="0" w:space="0" w:color="auto"/>
                                                      </w:divBdr>
                                                      <w:divsChild>
                                                        <w:div w:id="1986160692">
                                                          <w:marLeft w:val="0"/>
                                                          <w:marRight w:val="0"/>
                                                          <w:marTop w:val="0"/>
                                                          <w:marBottom w:val="0"/>
                                                          <w:divBdr>
                                                            <w:top w:val="none" w:sz="0" w:space="0" w:color="auto"/>
                                                            <w:left w:val="none" w:sz="0" w:space="0" w:color="auto"/>
                                                            <w:bottom w:val="none" w:sz="0" w:space="0" w:color="auto"/>
                                                            <w:right w:val="none" w:sz="0" w:space="0" w:color="auto"/>
                                                          </w:divBdr>
                                                          <w:divsChild>
                                                            <w:div w:id="1777291826">
                                                              <w:marLeft w:val="0"/>
                                                              <w:marRight w:val="0"/>
                                                              <w:marTop w:val="0"/>
                                                              <w:marBottom w:val="0"/>
                                                              <w:divBdr>
                                                                <w:top w:val="single" w:sz="24" w:space="0" w:color="auto"/>
                                                                <w:left w:val="single" w:sz="24" w:space="0" w:color="auto"/>
                                                                <w:bottom w:val="single" w:sz="24" w:space="0" w:color="auto"/>
                                                                <w:right w:val="single" w:sz="24" w:space="0" w:color="auto"/>
                                                              </w:divBdr>
                                                              <w:divsChild>
                                                                <w:div w:id="66258300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720301">
                              <w:marLeft w:val="0"/>
                              <w:marRight w:val="0"/>
                              <w:marTop w:val="0"/>
                              <w:marBottom w:val="0"/>
                              <w:divBdr>
                                <w:top w:val="none" w:sz="0" w:space="0" w:color="auto"/>
                                <w:left w:val="none" w:sz="0" w:space="0" w:color="auto"/>
                                <w:bottom w:val="none" w:sz="0" w:space="0" w:color="auto"/>
                                <w:right w:val="none" w:sz="0" w:space="0" w:color="auto"/>
                              </w:divBdr>
                              <w:divsChild>
                                <w:div w:id="1513181589">
                                  <w:marLeft w:val="0"/>
                                  <w:marRight w:val="0"/>
                                  <w:marTop w:val="0"/>
                                  <w:marBottom w:val="0"/>
                                  <w:divBdr>
                                    <w:top w:val="single" w:sz="2" w:space="9" w:color="auto"/>
                                    <w:left w:val="single" w:sz="2" w:space="9" w:color="auto"/>
                                    <w:bottom w:val="single" w:sz="2" w:space="9" w:color="auto"/>
                                    <w:right w:val="single" w:sz="2" w:space="9" w:color="auto"/>
                                  </w:divBdr>
                                  <w:divsChild>
                                    <w:div w:id="1748764958">
                                      <w:marLeft w:val="0"/>
                                      <w:marRight w:val="0"/>
                                      <w:marTop w:val="0"/>
                                      <w:marBottom w:val="0"/>
                                      <w:divBdr>
                                        <w:top w:val="none" w:sz="0" w:space="0" w:color="auto"/>
                                        <w:left w:val="none" w:sz="0" w:space="0" w:color="auto"/>
                                        <w:bottom w:val="none" w:sz="0" w:space="0" w:color="auto"/>
                                        <w:right w:val="none" w:sz="0" w:space="0" w:color="auto"/>
                                      </w:divBdr>
                                      <w:divsChild>
                                        <w:div w:id="183922771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522468">
          <w:marLeft w:val="0"/>
          <w:marRight w:val="0"/>
          <w:marTop w:val="0"/>
          <w:marBottom w:val="0"/>
          <w:divBdr>
            <w:top w:val="none" w:sz="0" w:space="0" w:color="auto"/>
            <w:left w:val="none" w:sz="0" w:space="0" w:color="auto"/>
            <w:bottom w:val="none" w:sz="0" w:space="0" w:color="auto"/>
            <w:right w:val="none" w:sz="0" w:space="0" w:color="auto"/>
          </w:divBdr>
          <w:divsChild>
            <w:div w:id="656424862">
              <w:marLeft w:val="0"/>
              <w:marRight w:val="0"/>
              <w:marTop w:val="0"/>
              <w:marBottom w:val="0"/>
              <w:divBdr>
                <w:top w:val="none" w:sz="0" w:space="0" w:color="auto"/>
                <w:left w:val="none" w:sz="0" w:space="0" w:color="auto"/>
                <w:bottom w:val="none" w:sz="0" w:space="0" w:color="auto"/>
                <w:right w:val="none" w:sz="0" w:space="0" w:color="auto"/>
              </w:divBdr>
              <w:divsChild>
                <w:div w:id="1462921721">
                  <w:marLeft w:val="0"/>
                  <w:marRight w:val="0"/>
                  <w:marTop w:val="0"/>
                  <w:marBottom w:val="0"/>
                  <w:divBdr>
                    <w:top w:val="none" w:sz="0" w:space="0" w:color="auto"/>
                    <w:left w:val="none" w:sz="0" w:space="0" w:color="auto"/>
                    <w:bottom w:val="none" w:sz="0" w:space="0" w:color="auto"/>
                    <w:right w:val="none" w:sz="0" w:space="0" w:color="auto"/>
                  </w:divBdr>
                  <w:divsChild>
                    <w:div w:id="1447311796">
                      <w:marLeft w:val="0"/>
                      <w:marRight w:val="0"/>
                      <w:marTop w:val="0"/>
                      <w:marBottom w:val="0"/>
                      <w:divBdr>
                        <w:top w:val="none" w:sz="0" w:space="0" w:color="auto"/>
                        <w:left w:val="none" w:sz="0" w:space="0" w:color="auto"/>
                        <w:bottom w:val="none" w:sz="0" w:space="0" w:color="auto"/>
                        <w:right w:val="none" w:sz="0" w:space="0" w:color="auto"/>
                      </w:divBdr>
                      <w:divsChild>
                        <w:div w:id="1029140587">
                          <w:marLeft w:val="0"/>
                          <w:marRight w:val="0"/>
                          <w:marTop w:val="0"/>
                          <w:marBottom w:val="0"/>
                          <w:divBdr>
                            <w:top w:val="none" w:sz="0" w:space="0" w:color="auto"/>
                            <w:left w:val="none" w:sz="0" w:space="0" w:color="auto"/>
                            <w:bottom w:val="none" w:sz="0" w:space="0" w:color="auto"/>
                            <w:right w:val="none" w:sz="0" w:space="0" w:color="auto"/>
                          </w:divBdr>
                          <w:divsChild>
                            <w:div w:id="1404451452">
                              <w:marLeft w:val="0"/>
                              <w:marRight w:val="0"/>
                              <w:marTop w:val="0"/>
                              <w:marBottom w:val="0"/>
                              <w:divBdr>
                                <w:top w:val="none" w:sz="0" w:space="0" w:color="auto"/>
                                <w:left w:val="none" w:sz="0" w:space="0" w:color="auto"/>
                                <w:bottom w:val="none" w:sz="0" w:space="0" w:color="auto"/>
                                <w:right w:val="none" w:sz="0" w:space="0" w:color="auto"/>
                              </w:divBdr>
                              <w:divsChild>
                                <w:div w:id="1647855456">
                                  <w:marLeft w:val="0"/>
                                  <w:marRight w:val="0"/>
                                  <w:marTop w:val="0"/>
                                  <w:marBottom w:val="0"/>
                                  <w:divBdr>
                                    <w:top w:val="none" w:sz="0" w:space="0" w:color="auto"/>
                                    <w:left w:val="none" w:sz="0" w:space="0" w:color="auto"/>
                                    <w:bottom w:val="none" w:sz="0" w:space="0" w:color="auto"/>
                                    <w:right w:val="none" w:sz="0" w:space="0" w:color="auto"/>
                                  </w:divBdr>
                                  <w:divsChild>
                                    <w:div w:id="462042498">
                                      <w:marLeft w:val="0"/>
                                      <w:marRight w:val="0"/>
                                      <w:marTop w:val="0"/>
                                      <w:marBottom w:val="0"/>
                                      <w:divBdr>
                                        <w:top w:val="none" w:sz="0" w:space="0" w:color="auto"/>
                                        <w:left w:val="none" w:sz="0" w:space="0" w:color="auto"/>
                                        <w:bottom w:val="none" w:sz="0" w:space="0" w:color="auto"/>
                                        <w:right w:val="none" w:sz="0" w:space="0" w:color="auto"/>
                                      </w:divBdr>
                                      <w:divsChild>
                                        <w:div w:id="1463840491">
                                          <w:marLeft w:val="0"/>
                                          <w:marRight w:val="0"/>
                                          <w:marTop w:val="0"/>
                                          <w:marBottom w:val="0"/>
                                          <w:divBdr>
                                            <w:top w:val="none" w:sz="0" w:space="0" w:color="auto"/>
                                            <w:left w:val="none" w:sz="0" w:space="0" w:color="auto"/>
                                            <w:bottom w:val="none" w:sz="0" w:space="0" w:color="auto"/>
                                            <w:right w:val="none" w:sz="0" w:space="0" w:color="auto"/>
                                          </w:divBdr>
                                          <w:divsChild>
                                            <w:div w:id="398094446">
                                              <w:marLeft w:val="0"/>
                                              <w:marRight w:val="0"/>
                                              <w:marTop w:val="0"/>
                                              <w:marBottom w:val="0"/>
                                              <w:divBdr>
                                                <w:top w:val="none" w:sz="0" w:space="0" w:color="auto"/>
                                                <w:left w:val="none" w:sz="0" w:space="0" w:color="auto"/>
                                                <w:bottom w:val="none" w:sz="0" w:space="0" w:color="auto"/>
                                                <w:right w:val="none" w:sz="0" w:space="0" w:color="auto"/>
                                              </w:divBdr>
                                              <w:divsChild>
                                                <w:div w:id="1176774109">
                                                  <w:marLeft w:val="0"/>
                                                  <w:marRight w:val="0"/>
                                                  <w:marTop w:val="0"/>
                                                  <w:marBottom w:val="0"/>
                                                  <w:divBdr>
                                                    <w:top w:val="none" w:sz="0" w:space="0" w:color="auto"/>
                                                    <w:left w:val="none" w:sz="0" w:space="0" w:color="auto"/>
                                                    <w:bottom w:val="none" w:sz="0" w:space="0" w:color="auto"/>
                                                    <w:right w:val="none" w:sz="0" w:space="0" w:color="auto"/>
                                                  </w:divBdr>
                                                  <w:divsChild>
                                                    <w:div w:id="767504773">
                                                      <w:marLeft w:val="0"/>
                                                      <w:marRight w:val="0"/>
                                                      <w:marTop w:val="0"/>
                                                      <w:marBottom w:val="0"/>
                                                      <w:divBdr>
                                                        <w:top w:val="none" w:sz="0" w:space="0" w:color="auto"/>
                                                        <w:left w:val="none" w:sz="0" w:space="0" w:color="auto"/>
                                                        <w:bottom w:val="none" w:sz="0" w:space="0" w:color="auto"/>
                                                        <w:right w:val="none" w:sz="0" w:space="0" w:color="auto"/>
                                                      </w:divBdr>
                                                      <w:divsChild>
                                                        <w:div w:id="10250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356864">
                                          <w:marLeft w:val="0"/>
                                          <w:marRight w:val="0"/>
                                          <w:marTop w:val="0"/>
                                          <w:marBottom w:val="0"/>
                                          <w:divBdr>
                                            <w:top w:val="none" w:sz="0" w:space="0" w:color="auto"/>
                                            <w:left w:val="none" w:sz="0" w:space="0" w:color="auto"/>
                                            <w:bottom w:val="none" w:sz="0" w:space="0" w:color="auto"/>
                                            <w:right w:val="none" w:sz="0" w:space="0" w:color="auto"/>
                                          </w:divBdr>
                                          <w:divsChild>
                                            <w:div w:id="1648363040">
                                              <w:marLeft w:val="0"/>
                                              <w:marRight w:val="0"/>
                                              <w:marTop w:val="0"/>
                                              <w:marBottom w:val="0"/>
                                              <w:divBdr>
                                                <w:top w:val="none" w:sz="0" w:space="0" w:color="auto"/>
                                                <w:left w:val="none" w:sz="0" w:space="0" w:color="auto"/>
                                                <w:bottom w:val="none" w:sz="0" w:space="0" w:color="auto"/>
                                                <w:right w:val="none" w:sz="0" w:space="0" w:color="auto"/>
                                              </w:divBdr>
                                              <w:divsChild>
                                                <w:div w:id="2056152721">
                                                  <w:marLeft w:val="0"/>
                                                  <w:marRight w:val="0"/>
                                                  <w:marTop w:val="0"/>
                                                  <w:marBottom w:val="0"/>
                                                  <w:divBdr>
                                                    <w:top w:val="none" w:sz="0" w:space="0" w:color="auto"/>
                                                    <w:left w:val="none" w:sz="0" w:space="0" w:color="auto"/>
                                                    <w:bottom w:val="none" w:sz="0" w:space="0" w:color="auto"/>
                                                    <w:right w:val="none" w:sz="0" w:space="0" w:color="auto"/>
                                                  </w:divBdr>
                                                  <w:divsChild>
                                                    <w:div w:id="416901044">
                                                      <w:marLeft w:val="0"/>
                                                      <w:marRight w:val="0"/>
                                                      <w:marTop w:val="0"/>
                                                      <w:marBottom w:val="0"/>
                                                      <w:divBdr>
                                                        <w:top w:val="none" w:sz="0" w:space="0" w:color="auto"/>
                                                        <w:left w:val="none" w:sz="0" w:space="0" w:color="auto"/>
                                                        <w:bottom w:val="none" w:sz="0" w:space="0" w:color="auto"/>
                                                        <w:right w:val="none" w:sz="0" w:space="0" w:color="auto"/>
                                                      </w:divBdr>
                                                      <w:divsChild>
                                                        <w:div w:id="583341845">
                                                          <w:marLeft w:val="0"/>
                                                          <w:marRight w:val="0"/>
                                                          <w:marTop w:val="0"/>
                                                          <w:marBottom w:val="0"/>
                                                          <w:divBdr>
                                                            <w:top w:val="none" w:sz="0" w:space="0" w:color="auto"/>
                                                            <w:left w:val="none" w:sz="0" w:space="0" w:color="auto"/>
                                                            <w:bottom w:val="none" w:sz="0" w:space="0" w:color="auto"/>
                                                            <w:right w:val="none" w:sz="0" w:space="0" w:color="auto"/>
                                                          </w:divBdr>
                                                          <w:divsChild>
                                                            <w:div w:id="1014041174">
                                                              <w:marLeft w:val="0"/>
                                                              <w:marRight w:val="0"/>
                                                              <w:marTop w:val="0"/>
                                                              <w:marBottom w:val="0"/>
                                                              <w:divBdr>
                                                                <w:top w:val="single" w:sz="24" w:space="0" w:color="auto"/>
                                                                <w:left w:val="single" w:sz="24" w:space="0" w:color="auto"/>
                                                                <w:bottom w:val="single" w:sz="24" w:space="0" w:color="auto"/>
                                                                <w:right w:val="single" w:sz="24" w:space="0" w:color="auto"/>
                                                              </w:divBdr>
                                                              <w:divsChild>
                                                                <w:div w:id="13845241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6756449">
      <w:bodyDiv w:val="1"/>
      <w:marLeft w:val="0"/>
      <w:marRight w:val="0"/>
      <w:marTop w:val="0"/>
      <w:marBottom w:val="0"/>
      <w:divBdr>
        <w:top w:val="none" w:sz="0" w:space="0" w:color="auto"/>
        <w:left w:val="none" w:sz="0" w:space="0" w:color="auto"/>
        <w:bottom w:val="none" w:sz="0" w:space="0" w:color="auto"/>
        <w:right w:val="none" w:sz="0" w:space="0" w:color="auto"/>
      </w:divBdr>
      <w:divsChild>
        <w:div w:id="713043468">
          <w:marLeft w:val="0"/>
          <w:marRight w:val="0"/>
          <w:marTop w:val="0"/>
          <w:marBottom w:val="0"/>
          <w:divBdr>
            <w:top w:val="none" w:sz="0" w:space="0" w:color="auto"/>
            <w:left w:val="none" w:sz="0" w:space="0" w:color="auto"/>
            <w:bottom w:val="none" w:sz="0" w:space="0" w:color="auto"/>
            <w:right w:val="none" w:sz="0" w:space="0" w:color="auto"/>
          </w:divBdr>
          <w:divsChild>
            <w:div w:id="1900752090">
              <w:marLeft w:val="0"/>
              <w:marRight w:val="0"/>
              <w:marTop w:val="0"/>
              <w:marBottom w:val="0"/>
              <w:divBdr>
                <w:top w:val="none" w:sz="0" w:space="0" w:color="auto"/>
                <w:left w:val="none" w:sz="0" w:space="0" w:color="auto"/>
                <w:bottom w:val="none" w:sz="0" w:space="0" w:color="auto"/>
                <w:right w:val="none" w:sz="0" w:space="0" w:color="auto"/>
              </w:divBdr>
              <w:divsChild>
                <w:div w:id="763918137">
                  <w:marLeft w:val="0"/>
                  <w:marRight w:val="0"/>
                  <w:marTop w:val="0"/>
                  <w:marBottom w:val="0"/>
                  <w:divBdr>
                    <w:top w:val="none" w:sz="0" w:space="0" w:color="auto"/>
                    <w:left w:val="none" w:sz="0" w:space="0" w:color="auto"/>
                    <w:bottom w:val="none" w:sz="0" w:space="0" w:color="auto"/>
                    <w:right w:val="none" w:sz="0" w:space="0" w:color="auto"/>
                  </w:divBdr>
                  <w:divsChild>
                    <w:div w:id="1330409197">
                      <w:marLeft w:val="0"/>
                      <w:marRight w:val="0"/>
                      <w:marTop w:val="0"/>
                      <w:marBottom w:val="0"/>
                      <w:divBdr>
                        <w:top w:val="none" w:sz="0" w:space="0" w:color="auto"/>
                        <w:left w:val="none" w:sz="0" w:space="0" w:color="auto"/>
                        <w:bottom w:val="none" w:sz="0" w:space="0" w:color="auto"/>
                        <w:right w:val="none" w:sz="0" w:space="0" w:color="auto"/>
                      </w:divBdr>
                      <w:divsChild>
                        <w:div w:id="1651246042">
                          <w:marLeft w:val="0"/>
                          <w:marRight w:val="0"/>
                          <w:marTop w:val="0"/>
                          <w:marBottom w:val="0"/>
                          <w:divBdr>
                            <w:top w:val="none" w:sz="0" w:space="0" w:color="auto"/>
                            <w:left w:val="none" w:sz="0" w:space="0" w:color="auto"/>
                            <w:bottom w:val="none" w:sz="0" w:space="0" w:color="auto"/>
                            <w:right w:val="none" w:sz="0" w:space="0" w:color="auto"/>
                          </w:divBdr>
                          <w:divsChild>
                            <w:div w:id="659621836">
                              <w:marLeft w:val="0"/>
                              <w:marRight w:val="0"/>
                              <w:marTop w:val="0"/>
                              <w:marBottom w:val="0"/>
                              <w:divBdr>
                                <w:top w:val="none" w:sz="0" w:space="0" w:color="auto"/>
                                <w:left w:val="none" w:sz="0" w:space="0" w:color="auto"/>
                                <w:bottom w:val="none" w:sz="0" w:space="0" w:color="auto"/>
                                <w:right w:val="none" w:sz="0" w:space="0" w:color="auto"/>
                              </w:divBdr>
                              <w:divsChild>
                                <w:div w:id="572813531">
                                  <w:marLeft w:val="0"/>
                                  <w:marRight w:val="0"/>
                                  <w:marTop w:val="0"/>
                                  <w:marBottom w:val="0"/>
                                  <w:divBdr>
                                    <w:top w:val="none" w:sz="0" w:space="0" w:color="auto"/>
                                    <w:left w:val="none" w:sz="0" w:space="0" w:color="auto"/>
                                    <w:bottom w:val="none" w:sz="0" w:space="0" w:color="auto"/>
                                    <w:right w:val="none" w:sz="0" w:space="0" w:color="auto"/>
                                  </w:divBdr>
                                  <w:divsChild>
                                    <w:div w:id="1605114699">
                                      <w:marLeft w:val="0"/>
                                      <w:marRight w:val="0"/>
                                      <w:marTop w:val="0"/>
                                      <w:marBottom w:val="0"/>
                                      <w:divBdr>
                                        <w:top w:val="none" w:sz="0" w:space="0" w:color="auto"/>
                                        <w:left w:val="none" w:sz="0" w:space="0" w:color="auto"/>
                                        <w:bottom w:val="none" w:sz="0" w:space="0" w:color="auto"/>
                                        <w:right w:val="none" w:sz="0" w:space="0" w:color="auto"/>
                                      </w:divBdr>
                                      <w:divsChild>
                                        <w:div w:id="828253012">
                                          <w:marLeft w:val="0"/>
                                          <w:marRight w:val="0"/>
                                          <w:marTop w:val="0"/>
                                          <w:marBottom w:val="0"/>
                                          <w:divBdr>
                                            <w:top w:val="none" w:sz="0" w:space="0" w:color="auto"/>
                                            <w:left w:val="none" w:sz="0" w:space="0" w:color="auto"/>
                                            <w:bottom w:val="none" w:sz="0" w:space="0" w:color="auto"/>
                                            <w:right w:val="none" w:sz="0" w:space="0" w:color="auto"/>
                                          </w:divBdr>
                                          <w:divsChild>
                                            <w:div w:id="77598218">
                                              <w:marLeft w:val="0"/>
                                              <w:marRight w:val="0"/>
                                              <w:marTop w:val="0"/>
                                              <w:marBottom w:val="0"/>
                                              <w:divBdr>
                                                <w:top w:val="none" w:sz="0" w:space="0" w:color="auto"/>
                                                <w:left w:val="none" w:sz="0" w:space="0" w:color="auto"/>
                                                <w:bottom w:val="none" w:sz="0" w:space="0" w:color="auto"/>
                                                <w:right w:val="none" w:sz="0" w:space="0" w:color="auto"/>
                                              </w:divBdr>
                                              <w:divsChild>
                                                <w:div w:id="569732451">
                                                  <w:marLeft w:val="0"/>
                                                  <w:marRight w:val="0"/>
                                                  <w:marTop w:val="0"/>
                                                  <w:marBottom w:val="0"/>
                                                  <w:divBdr>
                                                    <w:top w:val="none" w:sz="0" w:space="0" w:color="auto"/>
                                                    <w:left w:val="none" w:sz="0" w:space="0" w:color="auto"/>
                                                    <w:bottom w:val="none" w:sz="0" w:space="0" w:color="auto"/>
                                                    <w:right w:val="none" w:sz="0" w:space="0" w:color="auto"/>
                                                  </w:divBdr>
                                                  <w:divsChild>
                                                    <w:div w:id="445855662">
                                                      <w:marLeft w:val="0"/>
                                                      <w:marRight w:val="0"/>
                                                      <w:marTop w:val="0"/>
                                                      <w:marBottom w:val="0"/>
                                                      <w:divBdr>
                                                        <w:top w:val="none" w:sz="0" w:space="0" w:color="auto"/>
                                                        <w:left w:val="none" w:sz="0" w:space="0" w:color="auto"/>
                                                        <w:bottom w:val="none" w:sz="0" w:space="0" w:color="auto"/>
                                                        <w:right w:val="none" w:sz="0" w:space="0" w:color="auto"/>
                                                      </w:divBdr>
                                                      <w:divsChild>
                                                        <w:div w:id="1657758314">
                                                          <w:marLeft w:val="0"/>
                                                          <w:marRight w:val="0"/>
                                                          <w:marTop w:val="0"/>
                                                          <w:marBottom w:val="0"/>
                                                          <w:divBdr>
                                                            <w:top w:val="none" w:sz="0" w:space="0" w:color="auto"/>
                                                            <w:left w:val="none" w:sz="0" w:space="0" w:color="auto"/>
                                                            <w:bottom w:val="none" w:sz="0" w:space="0" w:color="auto"/>
                                                            <w:right w:val="none" w:sz="0" w:space="0" w:color="auto"/>
                                                          </w:divBdr>
                                                          <w:divsChild>
                                                            <w:div w:id="862131481">
                                                              <w:marLeft w:val="0"/>
                                                              <w:marRight w:val="0"/>
                                                              <w:marTop w:val="0"/>
                                                              <w:marBottom w:val="0"/>
                                                              <w:divBdr>
                                                                <w:top w:val="single" w:sz="24" w:space="0" w:color="auto"/>
                                                                <w:left w:val="single" w:sz="24" w:space="0" w:color="auto"/>
                                                                <w:bottom w:val="single" w:sz="24" w:space="0" w:color="auto"/>
                                                                <w:right w:val="single" w:sz="24" w:space="0" w:color="auto"/>
                                                              </w:divBdr>
                                                              <w:divsChild>
                                                                <w:div w:id="140452392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47185">
                              <w:marLeft w:val="0"/>
                              <w:marRight w:val="0"/>
                              <w:marTop w:val="0"/>
                              <w:marBottom w:val="0"/>
                              <w:divBdr>
                                <w:top w:val="none" w:sz="0" w:space="0" w:color="auto"/>
                                <w:left w:val="none" w:sz="0" w:space="0" w:color="auto"/>
                                <w:bottom w:val="none" w:sz="0" w:space="0" w:color="auto"/>
                                <w:right w:val="none" w:sz="0" w:space="0" w:color="auto"/>
                              </w:divBdr>
                              <w:divsChild>
                                <w:div w:id="1978408969">
                                  <w:marLeft w:val="0"/>
                                  <w:marRight w:val="0"/>
                                  <w:marTop w:val="0"/>
                                  <w:marBottom w:val="0"/>
                                  <w:divBdr>
                                    <w:top w:val="single" w:sz="2" w:space="9" w:color="auto"/>
                                    <w:left w:val="single" w:sz="2" w:space="9" w:color="auto"/>
                                    <w:bottom w:val="single" w:sz="2" w:space="9" w:color="auto"/>
                                    <w:right w:val="single" w:sz="2" w:space="9" w:color="auto"/>
                                  </w:divBdr>
                                  <w:divsChild>
                                    <w:div w:id="1051923647">
                                      <w:marLeft w:val="0"/>
                                      <w:marRight w:val="0"/>
                                      <w:marTop w:val="0"/>
                                      <w:marBottom w:val="0"/>
                                      <w:divBdr>
                                        <w:top w:val="none" w:sz="0" w:space="0" w:color="auto"/>
                                        <w:left w:val="none" w:sz="0" w:space="0" w:color="auto"/>
                                        <w:bottom w:val="none" w:sz="0" w:space="0" w:color="auto"/>
                                        <w:right w:val="none" w:sz="0" w:space="0" w:color="auto"/>
                                      </w:divBdr>
                                      <w:divsChild>
                                        <w:div w:id="56972896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190902">
          <w:marLeft w:val="0"/>
          <w:marRight w:val="0"/>
          <w:marTop w:val="0"/>
          <w:marBottom w:val="0"/>
          <w:divBdr>
            <w:top w:val="none" w:sz="0" w:space="0" w:color="auto"/>
            <w:left w:val="none" w:sz="0" w:space="0" w:color="auto"/>
            <w:bottom w:val="none" w:sz="0" w:space="0" w:color="auto"/>
            <w:right w:val="none" w:sz="0" w:space="0" w:color="auto"/>
          </w:divBdr>
          <w:divsChild>
            <w:div w:id="1360622845">
              <w:marLeft w:val="0"/>
              <w:marRight w:val="0"/>
              <w:marTop w:val="0"/>
              <w:marBottom w:val="0"/>
              <w:divBdr>
                <w:top w:val="none" w:sz="0" w:space="0" w:color="auto"/>
                <w:left w:val="none" w:sz="0" w:space="0" w:color="auto"/>
                <w:bottom w:val="none" w:sz="0" w:space="0" w:color="auto"/>
                <w:right w:val="none" w:sz="0" w:space="0" w:color="auto"/>
              </w:divBdr>
              <w:divsChild>
                <w:div w:id="122580441">
                  <w:marLeft w:val="0"/>
                  <w:marRight w:val="0"/>
                  <w:marTop w:val="0"/>
                  <w:marBottom w:val="0"/>
                  <w:divBdr>
                    <w:top w:val="none" w:sz="0" w:space="0" w:color="auto"/>
                    <w:left w:val="none" w:sz="0" w:space="0" w:color="auto"/>
                    <w:bottom w:val="none" w:sz="0" w:space="0" w:color="auto"/>
                    <w:right w:val="none" w:sz="0" w:space="0" w:color="auto"/>
                  </w:divBdr>
                  <w:divsChild>
                    <w:div w:id="1415860403">
                      <w:marLeft w:val="0"/>
                      <w:marRight w:val="0"/>
                      <w:marTop w:val="0"/>
                      <w:marBottom w:val="0"/>
                      <w:divBdr>
                        <w:top w:val="none" w:sz="0" w:space="0" w:color="auto"/>
                        <w:left w:val="none" w:sz="0" w:space="0" w:color="auto"/>
                        <w:bottom w:val="none" w:sz="0" w:space="0" w:color="auto"/>
                        <w:right w:val="none" w:sz="0" w:space="0" w:color="auto"/>
                      </w:divBdr>
                      <w:divsChild>
                        <w:div w:id="1670596885">
                          <w:marLeft w:val="0"/>
                          <w:marRight w:val="0"/>
                          <w:marTop w:val="0"/>
                          <w:marBottom w:val="0"/>
                          <w:divBdr>
                            <w:top w:val="none" w:sz="0" w:space="0" w:color="auto"/>
                            <w:left w:val="none" w:sz="0" w:space="0" w:color="auto"/>
                            <w:bottom w:val="none" w:sz="0" w:space="0" w:color="auto"/>
                            <w:right w:val="none" w:sz="0" w:space="0" w:color="auto"/>
                          </w:divBdr>
                          <w:divsChild>
                            <w:div w:id="1574126450">
                              <w:marLeft w:val="0"/>
                              <w:marRight w:val="0"/>
                              <w:marTop w:val="0"/>
                              <w:marBottom w:val="0"/>
                              <w:divBdr>
                                <w:top w:val="none" w:sz="0" w:space="0" w:color="auto"/>
                                <w:left w:val="none" w:sz="0" w:space="0" w:color="auto"/>
                                <w:bottom w:val="none" w:sz="0" w:space="0" w:color="auto"/>
                                <w:right w:val="none" w:sz="0" w:space="0" w:color="auto"/>
                              </w:divBdr>
                              <w:divsChild>
                                <w:div w:id="1738893081">
                                  <w:marLeft w:val="0"/>
                                  <w:marRight w:val="0"/>
                                  <w:marTop w:val="0"/>
                                  <w:marBottom w:val="0"/>
                                  <w:divBdr>
                                    <w:top w:val="none" w:sz="0" w:space="0" w:color="auto"/>
                                    <w:left w:val="none" w:sz="0" w:space="0" w:color="auto"/>
                                    <w:bottom w:val="none" w:sz="0" w:space="0" w:color="auto"/>
                                    <w:right w:val="none" w:sz="0" w:space="0" w:color="auto"/>
                                  </w:divBdr>
                                  <w:divsChild>
                                    <w:div w:id="1879663569">
                                      <w:marLeft w:val="0"/>
                                      <w:marRight w:val="0"/>
                                      <w:marTop w:val="0"/>
                                      <w:marBottom w:val="0"/>
                                      <w:divBdr>
                                        <w:top w:val="none" w:sz="0" w:space="0" w:color="auto"/>
                                        <w:left w:val="none" w:sz="0" w:space="0" w:color="auto"/>
                                        <w:bottom w:val="none" w:sz="0" w:space="0" w:color="auto"/>
                                        <w:right w:val="none" w:sz="0" w:space="0" w:color="auto"/>
                                      </w:divBdr>
                                      <w:divsChild>
                                        <w:div w:id="1887064843">
                                          <w:marLeft w:val="0"/>
                                          <w:marRight w:val="0"/>
                                          <w:marTop w:val="0"/>
                                          <w:marBottom w:val="0"/>
                                          <w:divBdr>
                                            <w:top w:val="none" w:sz="0" w:space="0" w:color="auto"/>
                                            <w:left w:val="none" w:sz="0" w:space="0" w:color="auto"/>
                                            <w:bottom w:val="none" w:sz="0" w:space="0" w:color="auto"/>
                                            <w:right w:val="none" w:sz="0" w:space="0" w:color="auto"/>
                                          </w:divBdr>
                                          <w:divsChild>
                                            <w:div w:id="447163401">
                                              <w:marLeft w:val="0"/>
                                              <w:marRight w:val="0"/>
                                              <w:marTop w:val="0"/>
                                              <w:marBottom w:val="0"/>
                                              <w:divBdr>
                                                <w:top w:val="none" w:sz="0" w:space="0" w:color="auto"/>
                                                <w:left w:val="none" w:sz="0" w:space="0" w:color="auto"/>
                                                <w:bottom w:val="none" w:sz="0" w:space="0" w:color="auto"/>
                                                <w:right w:val="none" w:sz="0" w:space="0" w:color="auto"/>
                                              </w:divBdr>
                                              <w:divsChild>
                                                <w:div w:id="404032316">
                                                  <w:marLeft w:val="0"/>
                                                  <w:marRight w:val="0"/>
                                                  <w:marTop w:val="0"/>
                                                  <w:marBottom w:val="0"/>
                                                  <w:divBdr>
                                                    <w:top w:val="none" w:sz="0" w:space="0" w:color="auto"/>
                                                    <w:left w:val="none" w:sz="0" w:space="0" w:color="auto"/>
                                                    <w:bottom w:val="none" w:sz="0" w:space="0" w:color="auto"/>
                                                    <w:right w:val="none" w:sz="0" w:space="0" w:color="auto"/>
                                                  </w:divBdr>
                                                  <w:divsChild>
                                                    <w:div w:id="1893735440">
                                                      <w:marLeft w:val="0"/>
                                                      <w:marRight w:val="0"/>
                                                      <w:marTop w:val="0"/>
                                                      <w:marBottom w:val="0"/>
                                                      <w:divBdr>
                                                        <w:top w:val="none" w:sz="0" w:space="0" w:color="auto"/>
                                                        <w:left w:val="none" w:sz="0" w:space="0" w:color="auto"/>
                                                        <w:bottom w:val="none" w:sz="0" w:space="0" w:color="auto"/>
                                                        <w:right w:val="none" w:sz="0" w:space="0" w:color="auto"/>
                                                      </w:divBdr>
                                                      <w:divsChild>
                                                        <w:div w:id="949316111">
                                                          <w:marLeft w:val="0"/>
                                                          <w:marRight w:val="0"/>
                                                          <w:marTop w:val="0"/>
                                                          <w:marBottom w:val="0"/>
                                                          <w:divBdr>
                                                            <w:top w:val="none" w:sz="0" w:space="0" w:color="auto"/>
                                                            <w:left w:val="none" w:sz="0" w:space="0" w:color="auto"/>
                                                            <w:bottom w:val="none" w:sz="0" w:space="0" w:color="auto"/>
                                                            <w:right w:val="none" w:sz="0" w:space="0" w:color="auto"/>
                                                          </w:divBdr>
                                                          <w:divsChild>
                                                            <w:div w:id="531843699">
                                                              <w:marLeft w:val="0"/>
                                                              <w:marRight w:val="0"/>
                                                              <w:marTop w:val="0"/>
                                                              <w:marBottom w:val="0"/>
                                                              <w:divBdr>
                                                                <w:top w:val="single" w:sz="24" w:space="0" w:color="auto"/>
                                                                <w:left w:val="single" w:sz="24" w:space="0" w:color="auto"/>
                                                                <w:bottom w:val="single" w:sz="24" w:space="0" w:color="auto"/>
                                                                <w:right w:val="single" w:sz="24" w:space="0" w:color="auto"/>
                                                              </w:divBdr>
                                                              <w:divsChild>
                                                                <w:div w:id="4202978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5235868">
                              <w:marLeft w:val="0"/>
                              <w:marRight w:val="0"/>
                              <w:marTop w:val="0"/>
                              <w:marBottom w:val="0"/>
                              <w:divBdr>
                                <w:top w:val="none" w:sz="0" w:space="0" w:color="auto"/>
                                <w:left w:val="none" w:sz="0" w:space="0" w:color="auto"/>
                                <w:bottom w:val="none" w:sz="0" w:space="0" w:color="auto"/>
                                <w:right w:val="none" w:sz="0" w:space="0" w:color="auto"/>
                              </w:divBdr>
                              <w:divsChild>
                                <w:div w:id="188372220">
                                  <w:marLeft w:val="0"/>
                                  <w:marRight w:val="0"/>
                                  <w:marTop w:val="0"/>
                                  <w:marBottom w:val="0"/>
                                  <w:divBdr>
                                    <w:top w:val="single" w:sz="2" w:space="9" w:color="auto"/>
                                    <w:left w:val="single" w:sz="2" w:space="9" w:color="auto"/>
                                    <w:bottom w:val="single" w:sz="2" w:space="9" w:color="auto"/>
                                    <w:right w:val="single" w:sz="2" w:space="9" w:color="auto"/>
                                  </w:divBdr>
                                  <w:divsChild>
                                    <w:div w:id="515583867">
                                      <w:marLeft w:val="0"/>
                                      <w:marRight w:val="0"/>
                                      <w:marTop w:val="0"/>
                                      <w:marBottom w:val="0"/>
                                      <w:divBdr>
                                        <w:top w:val="none" w:sz="0" w:space="0" w:color="auto"/>
                                        <w:left w:val="none" w:sz="0" w:space="0" w:color="auto"/>
                                        <w:bottom w:val="none" w:sz="0" w:space="0" w:color="auto"/>
                                        <w:right w:val="none" w:sz="0" w:space="0" w:color="auto"/>
                                      </w:divBdr>
                                      <w:divsChild>
                                        <w:div w:id="8253724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14391">
          <w:marLeft w:val="0"/>
          <w:marRight w:val="0"/>
          <w:marTop w:val="0"/>
          <w:marBottom w:val="0"/>
          <w:divBdr>
            <w:top w:val="none" w:sz="0" w:space="0" w:color="auto"/>
            <w:left w:val="none" w:sz="0" w:space="0" w:color="auto"/>
            <w:bottom w:val="none" w:sz="0" w:space="0" w:color="auto"/>
            <w:right w:val="none" w:sz="0" w:space="0" w:color="auto"/>
          </w:divBdr>
          <w:divsChild>
            <w:div w:id="338655818">
              <w:marLeft w:val="0"/>
              <w:marRight w:val="0"/>
              <w:marTop w:val="0"/>
              <w:marBottom w:val="0"/>
              <w:divBdr>
                <w:top w:val="none" w:sz="0" w:space="0" w:color="auto"/>
                <w:left w:val="none" w:sz="0" w:space="0" w:color="auto"/>
                <w:bottom w:val="none" w:sz="0" w:space="0" w:color="auto"/>
                <w:right w:val="none" w:sz="0" w:space="0" w:color="auto"/>
              </w:divBdr>
              <w:divsChild>
                <w:div w:id="947466204">
                  <w:marLeft w:val="0"/>
                  <w:marRight w:val="0"/>
                  <w:marTop w:val="0"/>
                  <w:marBottom w:val="0"/>
                  <w:divBdr>
                    <w:top w:val="none" w:sz="0" w:space="0" w:color="auto"/>
                    <w:left w:val="none" w:sz="0" w:space="0" w:color="auto"/>
                    <w:bottom w:val="none" w:sz="0" w:space="0" w:color="auto"/>
                    <w:right w:val="none" w:sz="0" w:space="0" w:color="auto"/>
                  </w:divBdr>
                  <w:divsChild>
                    <w:div w:id="283731046">
                      <w:marLeft w:val="0"/>
                      <w:marRight w:val="0"/>
                      <w:marTop w:val="0"/>
                      <w:marBottom w:val="0"/>
                      <w:divBdr>
                        <w:top w:val="none" w:sz="0" w:space="0" w:color="auto"/>
                        <w:left w:val="none" w:sz="0" w:space="0" w:color="auto"/>
                        <w:bottom w:val="none" w:sz="0" w:space="0" w:color="auto"/>
                        <w:right w:val="none" w:sz="0" w:space="0" w:color="auto"/>
                      </w:divBdr>
                      <w:divsChild>
                        <w:div w:id="38215442">
                          <w:marLeft w:val="0"/>
                          <w:marRight w:val="0"/>
                          <w:marTop w:val="0"/>
                          <w:marBottom w:val="0"/>
                          <w:divBdr>
                            <w:top w:val="none" w:sz="0" w:space="0" w:color="auto"/>
                            <w:left w:val="none" w:sz="0" w:space="0" w:color="auto"/>
                            <w:bottom w:val="none" w:sz="0" w:space="0" w:color="auto"/>
                            <w:right w:val="none" w:sz="0" w:space="0" w:color="auto"/>
                          </w:divBdr>
                          <w:divsChild>
                            <w:div w:id="689574226">
                              <w:marLeft w:val="0"/>
                              <w:marRight w:val="0"/>
                              <w:marTop w:val="0"/>
                              <w:marBottom w:val="0"/>
                              <w:divBdr>
                                <w:top w:val="none" w:sz="0" w:space="0" w:color="auto"/>
                                <w:left w:val="none" w:sz="0" w:space="0" w:color="auto"/>
                                <w:bottom w:val="none" w:sz="0" w:space="0" w:color="auto"/>
                                <w:right w:val="none" w:sz="0" w:space="0" w:color="auto"/>
                              </w:divBdr>
                              <w:divsChild>
                                <w:div w:id="1937591566">
                                  <w:marLeft w:val="0"/>
                                  <w:marRight w:val="0"/>
                                  <w:marTop w:val="0"/>
                                  <w:marBottom w:val="0"/>
                                  <w:divBdr>
                                    <w:top w:val="none" w:sz="0" w:space="0" w:color="auto"/>
                                    <w:left w:val="none" w:sz="0" w:space="0" w:color="auto"/>
                                    <w:bottom w:val="none" w:sz="0" w:space="0" w:color="auto"/>
                                    <w:right w:val="none" w:sz="0" w:space="0" w:color="auto"/>
                                  </w:divBdr>
                                  <w:divsChild>
                                    <w:div w:id="393696835">
                                      <w:marLeft w:val="0"/>
                                      <w:marRight w:val="0"/>
                                      <w:marTop w:val="0"/>
                                      <w:marBottom w:val="0"/>
                                      <w:divBdr>
                                        <w:top w:val="none" w:sz="0" w:space="0" w:color="auto"/>
                                        <w:left w:val="none" w:sz="0" w:space="0" w:color="auto"/>
                                        <w:bottom w:val="none" w:sz="0" w:space="0" w:color="auto"/>
                                        <w:right w:val="none" w:sz="0" w:space="0" w:color="auto"/>
                                      </w:divBdr>
                                      <w:divsChild>
                                        <w:div w:id="261380967">
                                          <w:marLeft w:val="0"/>
                                          <w:marRight w:val="0"/>
                                          <w:marTop w:val="0"/>
                                          <w:marBottom w:val="0"/>
                                          <w:divBdr>
                                            <w:top w:val="none" w:sz="0" w:space="0" w:color="auto"/>
                                            <w:left w:val="none" w:sz="0" w:space="0" w:color="auto"/>
                                            <w:bottom w:val="none" w:sz="0" w:space="0" w:color="auto"/>
                                            <w:right w:val="none" w:sz="0" w:space="0" w:color="auto"/>
                                          </w:divBdr>
                                          <w:divsChild>
                                            <w:div w:id="1592814246">
                                              <w:marLeft w:val="0"/>
                                              <w:marRight w:val="0"/>
                                              <w:marTop w:val="0"/>
                                              <w:marBottom w:val="0"/>
                                              <w:divBdr>
                                                <w:top w:val="none" w:sz="0" w:space="0" w:color="auto"/>
                                                <w:left w:val="none" w:sz="0" w:space="0" w:color="auto"/>
                                                <w:bottom w:val="none" w:sz="0" w:space="0" w:color="auto"/>
                                                <w:right w:val="none" w:sz="0" w:space="0" w:color="auto"/>
                                              </w:divBdr>
                                              <w:divsChild>
                                                <w:div w:id="198469682">
                                                  <w:marLeft w:val="0"/>
                                                  <w:marRight w:val="0"/>
                                                  <w:marTop w:val="0"/>
                                                  <w:marBottom w:val="0"/>
                                                  <w:divBdr>
                                                    <w:top w:val="none" w:sz="0" w:space="0" w:color="auto"/>
                                                    <w:left w:val="none" w:sz="0" w:space="0" w:color="auto"/>
                                                    <w:bottom w:val="none" w:sz="0" w:space="0" w:color="auto"/>
                                                    <w:right w:val="none" w:sz="0" w:space="0" w:color="auto"/>
                                                  </w:divBdr>
                                                  <w:divsChild>
                                                    <w:div w:id="1684673975">
                                                      <w:marLeft w:val="0"/>
                                                      <w:marRight w:val="0"/>
                                                      <w:marTop w:val="0"/>
                                                      <w:marBottom w:val="0"/>
                                                      <w:divBdr>
                                                        <w:top w:val="none" w:sz="0" w:space="0" w:color="auto"/>
                                                        <w:left w:val="none" w:sz="0" w:space="0" w:color="auto"/>
                                                        <w:bottom w:val="none" w:sz="0" w:space="0" w:color="auto"/>
                                                        <w:right w:val="none" w:sz="0" w:space="0" w:color="auto"/>
                                                      </w:divBdr>
                                                      <w:divsChild>
                                                        <w:div w:id="8219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605327">
                                          <w:marLeft w:val="0"/>
                                          <w:marRight w:val="0"/>
                                          <w:marTop w:val="0"/>
                                          <w:marBottom w:val="0"/>
                                          <w:divBdr>
                                            <w:top w:val="none" w:sz="0" w:space="0" w:color="auto"/>
                                            <w:left w:val="none" w:sz="0" w:space="0" w:color="auto"/>
                                            <w:bottom w:val="none" w:sz="0" w:space="0" w:color="auto"/>
                                            <w:right w:val="none" w:sz="0" w:space="0" w:color="auto"/>
                                          </w:divBdr>
                                          <w:divsChild>
                                            <w:div w:id="1037585128">
                                              <w:marLeft w:val="0"/>
                                              <w:marRight w:val="0"/>
                                              <w:marTop w:val="0"/>
                                              <w:marBottom w:val="0"/>
                                              <w:divBdr>
                                                <w:top w:val="none" w:sz="0" w:space="0" w:color="auto"/>
                                                <w:left w:val="none" w:sz="0" w:space="0" w:color="auto"/>
                                                <w:bottom w:val="none" w:sz="0" w:space="0" w:color="auto"/>
                                                <w:right w:val="none" w:sz="0" w:space="0" w:color="auto"/>
                                              </w:divBdr>
                                              <w:divsChild>
                                                <w:div w:id="1851721219">
                                                  <w:marLeft w:val="0"/>
                                                  <w:marRight w:val="0"/>
                                                  <w:marTop w:val="0"/>
                                                  <w:marBottom w:val="0"/>
                                                  <w:divBdr>
                                                    <w:top w:val="none" w:sz="0" w:space="0" w:color="auto"/>
                                                    <w:left w:val="none" w:sz="0" w:space="0" w:color="auto"/>
                                                    <w:bottom w:val="none" w:sz="0" w:space="0" w:color="auto"/>
                                                    <w:right w:val="none" w:sz="0" w:space="0" w:color="auto"/>
                                                  </w:divBdr>
                                                  <w:divsChild>
                                                    <w:div w:id="43406702">
                                                      <w:marLeft w:val="0"/>
                                                      <w:marRight w:val="0"/>
                                                      <w:marTop w:val="0"/>
                                                      <w:marBottom w:val="0"/>
                                                      <w:divBdr>
                                                        <w:top w:val="none" w:sz="0" w:space="0" w:color="auto"/>
                                                        <w:left w:val="none" w:sz="0" w:space="0" w:color="auto"/>
                                                        <w:bottom w:val="none" w:sz="0" w:space="0" w:color="auto"/>
                                                        <w:right w:val="none" w:sz="0" w:space="0" w:color="auto"/>
                                                      </w:divBdr>
                                                      <w:divsChild>
                                                        <w:div w:id="1284800174">
                                                          <w:marLeft w:val="0"/>
                                                          <w:marRight w:val="0"/>
                                                          <w:marTop w:val="0"/>
                                                          <w:marBottom w:val="0"/>
                                                          <w:divBdr>
                                                            <w:top w:val="none" w:sz="0" w:space="0" w:color="auto"/>
                                                            <w:left w:val="none" w:sz="0" w:space="0" w:color="auto"/>
                                                            <w:bottom w:val="none" w:sz="0" w:space="0" w:color="auto"/>
                                                            <w:right w:val="none" w:sz="0" w:space="0" w:color="auto"/>
                                                          </w:divBdr>
                                                          <w:divsChild>
                                                            <w:div w:id="1549101285">
                                                              <w:marLeft w:val="0"/>
                                                              <w:marRight w:val="0"/>
                                                              <w:marTop w:val="0"/>
                                                              <w:marBottom w:val="0"/>
                                                              <w:divBdr>
                                                                <w:top w:val="single" w:sz="24" w:space="0" w:color="auto"/>
                                                                <w:left w:val="single" w:sz="24" w:space="0" w:color="auto"/>
                                                                <w:bottom w:val="single" w:sz="24" w:space="0" w:color="auto"/>
                                                                <w:right w:val="single" w:sz="24" w:space="0" w:color="auto"/>
                                                              </w:divBdr>
                                                              <w:divsChild>
                                                                <w:div w:id="4585740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236088049">
      <w:bodyDiv w:val="1"/>
      <w:marLeft w:val="0"/>
      <w:marRight w:val="0"/>
      <w:marTop w:val="0"/>
      <w:marBottom w:val="0"/>
      <w:divBdr>
        <w:top w:val="none" w:sz="0" w:space="0" w:color="auto"/>
        <w:left w:val="none" w:sz="0" w:space="0" w:color="auto"/>
        <w:bottom w:val="none" w:sz="0" w:space="0" w:color="auto"/>
        <w:right w:val="none" w:sz="0" w:space="0" w:color="auto"/>
      </w:divBdr>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44554827">
      <w:bodyDiv w:val="1"/>
      <w:marLeft w:val="0"/>
      <w:marRight w:val="0"/>
      <w:marTop w:val="0"/>
      <w:marBottom w:val="0"/>
      <w:divBdr>
        <w:top w:val="none" w:sz="0" w:space="0" w:color="auto"/>
        <w:left w:val="none" w:sz="0" w:space="0" w:color="auto"/>
        <w:bottom w:val="none" w:sz="0" w:space="0" w:color="auto"/>
        <w:right w:val="none" w:sz="0" w:space="0" w:color="auto"/>
      </w:divBdr>
    </w:div>
    <w:div w:id="1553662462">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52715192">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03232299">
      <w:bodyDiv w:val="1"/>
      <w:marLeft w:val="0"/>
      <w:marRight w:val="0"/>
      <w:marTop w:val="0"/>
      <w:marBottom w:val="0"/>
      <w:divBdr>
        <w:top w:val="none" w:sz="0" w:space="0" w:color="auto"/>
        <w:left w:val="none" w:sz="0" w:space="0" w:color="auto"/>
        <w:bottom w:val="none" w:sz="0" w:space="0" w:color="auto"/>
        <w:right w:val="none" w:sz="0" w:space="0" w:color="auto"/>
      </w:divBdr>
    </w:div>
    <w:div w:id="1826969046">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93211976">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eader" Target="header1.xml"/><Relationship Id="rId9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image" Target="media/image86.png"/><Relationship Id="rId2" Type="http://schemas.openxmlformats.org/officeDocument/2006/relationships/image" Target="media/image85.png"/><Relationship Id="rId1" Type="http://schemas.openxmlformats.org/officeDocument/2006/relationships/image" Target="media/image84.png"/><Relationship Id="rId4" Type="http://schemas.openxmlformats.org/officeDocument/2006/relationships/image" Target="media/image8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ABC6BA1051B4955A54906F61CE636D6"/>
        <w:category>
          <w:name w:val="General"/>
          <w:gallery w:val="placeholder"/>
        </w:category>
        <w:types>
          <w:type w:val="bbPlcHdr"/>
        </w:types>
        <w:behaviors>
          <w:behavior w:val="content"/>
        </w:behaviors>
        <w:guid w:val="{6CE0B80C-617F-4848-87DA-D4B2390D9B3F}"/>
      </w:docPartPr>
      <w:docPartBody>
        <w:p w:rsidR="002208AB" w:rsidRDefault="00DF6939" w:rsidP="00DF6939">
          <w:pPr>
            <w:pStyle w:val="AABC6BA1051B4955A54906F61CE636D6"/>
          </w:pPr>
          <w:r w:rsidRPr="009601C4">
            <w:rPr>
              <w:rStyle w:val="PlaceholderText"/>
            </w:rPr>
            <w:t>[Title]</w:t>
          </w:r>
        </w:p>
      </w:docPartBody>
    </w:docPart>
    <w:docPart>
      <w:docPartPr>
        <w:name w:val="B2F9F546ABD148758F73D3DD2DF45CA3"/>
        <w:category>
          <w:name w:val="General"/>
          <w:gallery w:val="placeholder"/>
        </w:category>
        <w:types>
          <w:type w:val="bbPlcHdr"/>
        </w:types>
        <w:behaviors>
          <w:behavior w:val="content"/>
        </w:behaviors>
        <w:guid w:val="{F6D8F81C-41B2-4FDF-B43B-EA94680AC021}"/>
      </w:docPartPr>
      <w:docPartBody>
        <w:p w:rsidR="000B3E05" w:rsidRDefault="002208AB">
          <w:r w:rsidRPr="00901B4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TM Avo">
    <w:altName w:val="Cambria"/>
    <w:charset w:val="00"/>
    <w:family w:val="roman"/>
    <w:pitch w:val="variable"/>
    <w:sig w:usb0="00000007" w:usb1="00000000" w:usb2="00000000" w:usb3="00000000" w:csb0="00000003"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VN Viet Sach">
    <w:altName w:val="Cambria"/>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dobe Gothic Std B">
    <w:altName w:val="Yu Gothic"/>
    <w:charset w:val="80"/>
    <w:family w:val="swiss"/>
    <w:pitch w:val="variable"/>
    <w:sig w:usb0="00000203" w:usb1="29D72C10" w:usb2="00000010" w:usb3="00000000" w:csb0="002A0005"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31B"/>
    <w:rsid w:val="00055284"/>
    <w:rsid w:val="000B3E05"/>
    <w:rsid w:val="001165E5"/>
    <w:rsid w:val="0012096B"/>
    <w:rsid w:val="001816ED"/>
    <w:rsid w:val="002208AB"/>
    <w:rsid w:val="0022663A"/>
    <w:rsid w:val="002340DF"/>
    <w:rsid w:val="002E7E1D"/>
    <w:rsid w:val="00450214"/>
    <w:rsid w:val="004A0F30"/>
    <w:rsid w:val="004F7F4C"/>
    <w:rsid w:val="00672185"/>
    <w:rsid w:val="006A4C55"/>
    <w:rsid w:val="00703B40"/>
    <w:rsid w:val="00766007"/>
    <w:rsid w:val="007A0EAE"/>
    <w:rsid w:val="007A6D74"/>
    <w:rsid w:val="007C0C01"/>
    <w:rsid w:val="00837357"/>
    <w:rsid w:val="00876322"/>
    <w:rsid w:val="0097631B"/>
    <w:rsid w:val="009872E3"/>
    <w:rsid w:val="00A438AC"/>
    <w:rsid w:val="00AA1A52"/>
    <w:rsid w:val="00B2664C"/>
    <w:rsid w:val="00B438D6"/>
    <w:rsid w:val="00C04A24"/>
    <w:rsid w:val="00C35F75"/>
    <w:rsid w:val="00CD622A"/>
    <w:rsid w:val="00D17B64"/>
    <w:rsid w:val="00D97C5A"/>
    <w:rsid w:val="00DB1D39"/>
    <w:rsid w:val="00DC3854"/>
    <w:rsid w:val="00DD4456"/>
    <w:rsid w:val="00DE2CC8"/>
    <w:rsid w:val="00DF6939"/>
    <w:rsid w:val="00E03679"/>
    <w:rsid w:val="00E6078A"/>
    <w:rsid w:val="00EC311A"/>
    <w:rsid w:val="00ED217F"/>
    <w:rsid w:val="00F66371"/>
    <w:rsid w:val="00FB23B3"/>
    <w:rsid w:val="00FE5E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08AB"/>
    <w:rPr>
      <w:color w:val="808080"/>
    </w:rPr>
  </w:style>
  <w:style w:type="paragraph" w:customStyle="1" w:styleId="AABC6BA1051B4955A54906F61CE636D6">
    <w:name w:val="AABC6BA1051B4955A54906F61CE636D6"/>
    <w:rsid w:val="00DF69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3AA77D8DEF4A554E801E4A45A927EFD0" ma:contentTypeVersion="10" ma:contentTypeDescription="Tạo tài liệu mới." ma:contentTypeScope="" ma:versionID="e1323c2397b8dde11b80a2ec5c1f1637">
  <xsd:schema xmlns:xsd="http://www.w3.org/2001/XMLSchema" xmlns:xs="http://www.w3.org/2001/XMLSchema" xmlns:p="http://schemas.microsoft.com/office/2006/metadata/properties" xmlns:ns3="247bcafb-a4e0-41a7-807f-0b48a03a4da9" targetNamespace="http://schemas.microsoft.com/office/2006/metadata/properties" ma:root="true" ma:fieldsID="05a744a6ba6c62f63da449e13547a2a1" ns3:_="">
    <xsd:import namespace="247bcafb-a4e0-41a7-807f-0b48a03a4d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bcafb-a4e0-41a7-807f-0b48a03a4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Dat</b:Tag>
    <b:SourceType>Book</b:SourceType>
    <b:Guid>{A4F63F2C-C12D-4BE8-9A1A-AF85D2BB2908}</b:Guid>
    <b:Author>
      <b:Author>
        <b:NameList>
          <b:Person>
            <b:Last>Microsoft</b:Last>
          </b:Person>
        </b:NameList>
      </b:Author>
    </b:Author>
    <b:Title>DataGridView C#</b:Title>
    <b:Publisher>[Truy cập lần cuối: 23/09/2024]</b:Publisher>
    <b:City>Địa chỉ: https://learn.microsoft.com/en-us/dotnet/api/system.windows.forms.datagridview?view=windowsdesktop-8.0</b:City>
    <b:RefOrder>1</b:RefOrder>
  </b:Source>
  <b:Source>
    <b:Tag>Mic</b:Tag>
    <b:SourceType>Book</b:SourceType>
    <b:Guid>{3FDDE090-ED98-4FEB-A81B-4B44701F8659}</b:Guid>
    <b:Author>
      <b:Author>
        <b:NameList>
          <b:Person>
            <b:Last>Microsoft</b:Last>
          </b:Person>
        </b:NameList>
      </b:Author>
    </b:Author>
    <b:Title>Microsoft Window Form C#</b:Title>
    <b:City>Địa chỉ: https://learn.microsoft.com/en-us/dotnet/api/system.windows.forms?view=windowsdesktop-8.0</b:City>
    <b:Publisher>[Truy cập lần cuối: 23/09/2024]</b:Publisher>
    <b:RefOrder>2</b:RefOrder>
  </b:Source>
</b:Sources>
</file>

<file path=customXml/itemProps1.xml><?xml version="1.0" encoding="utf-8"?>
<ds:datastoreItem xmlns:ds="http://schemas.openxmlformats.org/officeDocument/2006/customXml" ds:itemID="{3EA91C38-C87F-40F1-8F5E-D119F8CD61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D87FAE-955D-4A3F-99BE-2233C4BD7630}">
  <ds:schemaRefs>
    <ds:schemaRef ds:uri="http://schemas.microsoft.com/sharepoint/v3/contenttype/forms"/>
  </ds:schemaRefs>
</ds:datastoreItem>
</file>

<file path=customXml/itemProps3.xml><?xml version="1.0" encoding="utf-8"?>
<ds:datastoreItem xmlns:ds="http://schemas.openxmlformats.org/officeDocument/2006/customXml" ds:itemID="{8E1EDA27-1B03-44C6-9D06-EF646A3B93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bcafb-a4e0-41a7-807f-0b48a03a4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9AD694-A810-4A8C-B36A-C6656CC8A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35</Pages>
  <Words>2668</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Bài thực hành số 01: Lập trình c# và Windowns Form cơ bản</vt:lpstr>
    </vt:vector>
  </TitlesOfParts>
  <Company>StockLayouts LLC</Company>
  <LinksUpToDate>false</LinksUpToDate>
  <CharactersWithSpaces>17846</CharactersWithSpaces>
  <SharedDoc>false</SharedDoc>
  <HLinks>
    <vt:vector size="24" baseType="variant">
      <vt:variant>
        <vt:i4>983093</vt:i4>
      </vt:variant>
      <vt:variant>
        <vt:i4>21</vt:i4>
      </vt:variant>
      <vt:variant>
        <vt:i4>0</vt:i4>
      </vt:variant>
      <vt:variant>
        <vt:i4>5</vt:i4>
      </vt:variant>
      <vt:variant>
        <vt:lpwstr>https://github.com/vansonnguyen2209/NT106-Lab/tree/master/Lab1_BaiTH4</vt:lpwstr>
      </vt:variant>
      <vt:variant>
        <vt:lpwstr/>
      </vt:variant>
      <vt:variant>
        <vt:i4>2031671</vt:i4>
      </vt:variant>
      <vt:variant>
        <vt:i4>14</vt:i4>
      </vt:variant>
      <vt:variant>
        <vt:i4>0</vt:i4>
      </vt:variant>
      <vt:variant>
        <vt:i4>5</vt:i4>
      </vt:variant>
      <vt:variant>
        <vt:lpwstr/>
      </vt:variant>
      <vt:variant>
        <vt:lpwstr>_Toc177973652</vt:lpwstr>
      </vt:variant>
      <vt:variant>
        <vt:i4>1966135</vt:i4>
      </vt:variant>
      <vt:variant>
        <vt:i4>8</vt:i4>
      </vt:variant>
      <vt:variant>
        <vt:i4>0</vt:i4>
      </vt:variant>
      <vt:variant>
        <vt:i4>5</vt:i4>
      </vt:variant>
      <vt:variant>
        <vt:lpwstr/>
      </vt:variant>
      <vt:variant>
        <vt:lpwstr>_Toc177973646</vt:lpwstr>
      </vt:variant>
      <vt:variant>
        <vt:i4>1966135</vt:i4>
      </vt:variant>
      <vt:variant>
        <vt:i4>2</vt:i4>
      </vt:variant>
      <vt:variant>
        <vt:i4>0</vt:i4>
      </vt:variant>
      <vt:variant>
        <vt:i4>5</vt:i4>
      </vt:variant>
      <vt:variant>
        <vt:lpwstr/>
      </vt:variant>
      <vt:variant>
        <vt:lpwstr>_Toc177973645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số 01: Lập trình c# và Windowns Form cơ bản</dc:title>
  <dc:subject/>
  <dc:creator>Joanna Hartvickson</dc:creator>
  <cp:keywords/>
  <dc:description/>
  <cp:lastModifiedBy>Bùi Ngọc Thái</cp:lastModifiedBy>
  <cp:revision>8</cp:revision>
  <cp:lastPrinted>2019-03-26T14:54:00Z</cp:lastPrinted>
  <dcterms:created xsi:type="dcterms:W3CDTF">2024-09-30T07:17:00Z</dcterms:created>
  <dcterms:modified xsi:type="dcterms:W3CDTF">2024-09-30T08:11:00Z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0x0101003AA77D8DEF4A554E801E4A45A927EFD0</vt:lpwstr>
  </property>
</Properties>
</file>